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f"/>
        <w:tblpPr w:leftFromText="180" w:rightFromText="180" w:vertAnchor="text" w:horzAnchor="margin" w:tblpY="200"/>
        <w:tblW w:w="9880" w:type="dxa"/>
        <w:tblInd w:w="0" w:type="dxa"/>
        <w:tblLayout w:type="fixed"/>
        <w:tblLook w:val="0000" w:firstRow="0" w:lastRow="0" w:firstColumn="0" w:lastColumn="0" w:noHBand="0" w:noVBand="0"/>
      </w:tblPr>
      <w:tblGrid>
        <w:gridCol w:w="3463"/>
        <w:gridCol w:w="6417"/>
      </w:tblGrid>
      <w:tr w:rsidR="00977371" w14:paraId="2A72572F" w14:textId="77777777" w:rsidTr="00977371">
        <w:trPr>
          <w:trHeight w:val="1495"/>
        </w:trPr>
        <w:tc>
          <w:tcPr>
            <w:tcW w:w="3463" w:type="dxa"/>
          </w:tcPr>
          <w:p w14:paraId="2534530C" w14:textId="77777777" w:rsidR="00977371" w:rsidRDefault="00977371" w:rsidP="00977371">
            <w:pPr>
              <w:jc w:val="both"/>
              <w:rPr>
                <w:sz w:val="26"/>
                <w:szCs w:val="26"/>
              </w:rPr>
            </w:pPr>
            <w:r>
              <w:rPr>
                <w:noProof/>
                <w:sz w:val="26"/>
                <w:szCs w:val="26"/>
              </w:rPr>
              <w:drawing>
                <wp:inline distT="0" distB="0" distL="0" distR="0" wp14:anchorId="7F876E60" wp14:editId="09A263F2">
                  <wp:extent cx="1943100" cy="632460"/>
                  <wp:effectExtent l="0" t="0" r="0" b="0"/>
                  <wp:docPr id="1137" name="image39.jp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jpg" descr="A picture containing text, clipart&#10;&#10;Description automatically generated"/>
                          <pic:cNvPicPr preferRelativeResize="0"/>
                        </pic:nvPicPr>
                        <pic:blipFill>
                          <a:blip r:embed="rId9"/>
                          <a:srcRect/>
                          <a:stretch>
                            <a:fillRect/>
                          </a:stretch>
                        </pic:blipFill>
                        <pic:spPr>
                          <a:xfrm>
                            <a:off x="0" y="0"/>
                            <a:ext cx="1943100" cy="632460"/>
                          </a:xfrm>
                          <a:prstGeom prst="rect">
                            <a:avLst/>
                          </a:prstGeom>
                          <a:ln/>
                        </pic:spPr>
                      </pic:pic>
                    </a:graphicData>
                  </a:graphic>
                </wp:inline>
              </w:drawing>
            </w:r>
            <w:bookmarkStart w:id="3" w:name="_heading=h.gjdgxs" w:colFirst="0" w:colLast="0"/>
            <w:bookmarkEnd w:id="3"/>
          </w:p>
        </w:tc>
        <w:tc>
          <w:tcPr>
            <w:tcW w:w="6417" w:type="dxa"/>
          </w:tcPr>
          <w:p w14:paraId="6362CBDA" w14:textId="77777777" w:rsidR="00977371" w:rsidRDefault="00977371" w:rsidP="00977371">
            <w:pPr>
              <w:rPr>
                <w:sz w:val="26"/>
                <w:szCs w:val="26"/>
              </w:rPr>
            </w:pPr>
            <w:r>
              <w:rPr>
                <w:sz w:val="26"/>
                <w:szCs w:val="26"/>
              </w:rPr>
              <w:t>BỘ GIÁO DỤC VÀ ĐÀO TẠO</w:t>
            </w:r>
          </w:p>
          <w:p w14:paraId="60334887" w14:textId="77777777" w:rsidR="00977371" w:rsidRDefault="00977371" w:rsidP="00977371">
            <w:pPr>
              <w:rPr>
                <w:b/>
                <w:sz w:val="26"/>
                <w:szCs w:val="26"/>
              </w:rPr>
            </w:pPr>
            <w:r>
              <w:rPr>
                <w:b/>
                <w:sz w:val="26"/>
                <w:szCs w:val="26"/>
              </w:rPr>
              <w:t>TRƯỜNG ĐẠI HỌC CÔNG NGHỆ TP. HCM</w:t>
            </w:r>
            <w:r>
              <w:rPr>
                <w:noProof/>
              </w:rPr>
              <mc:AlternateContent>
                <mc:Choice Requires="wps">
                  <w:drawing>
                    <wp:anchor distT="0" distB="0" distL="114300" distR="114300" simplePos="0" relativeHeight="251662336" behindDoc="0" locked="0" layoutInCell="1" hidden="0" allowOverlap="1" wp14:anchorId="35E0F330" wp14:editId="11DE3BBA">
                      <wp:simplePos x="0" y="0"/>
                      <wp:positionH relativeFrom="column">
                        <wp:posOffset>889000</wp:posOffset>
                      </wp:positionH>
                      <wp:positionV relativeFrom="paragraph">
                        <wp:posOffset>203200</wp:posOffset>
                      </wp:positionV>
                      <wp:extent cx="0" cy="12700"/>
                      <wp:effectExtent l="0" t="0" r="0" b="0"/>
                      <wp:wrapNone/>
                      <wp:docPr id="1100" name="Đường kết nối Mũi tên Thẳng 1100"/>
                      <wp:cNvGraphicFramePr/>
                      <a:graphic xmlns:a="http://schemas.openxmlformats.org/drawingml/2006/main">
                        <a:graphicData uri="http://schemas.microsoft.com/office/word/2010/wordprocessingShape">
                          <wps:wsp>
                            <wps:cNvCnPr/>
                            <wps:spPr>
                              <a:xfrm>
                                <a:off x="4304600" y="3780000"/>
                                <a:ext cx="20828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w:pict>
                    <v:shapetype w14:anchorId="0195BD41" id="_x0000_t32" coordsize="21600,21600" o:spt="32" o:oned="t" path="m,l21600,21600e" filled="f">
                      <v:path arrowok="t" fillok="f" o:connecttype="none"/>
                      <o:lock v:ext="edit" shapetype="t"/>
                    </v:shapetype>
                    <v:shape id="Đường kết nối Mũi tên Thẳng 1100" o:spid="_x0000_s1026" type="#_x0000_t32" style="position:absolute;margin-left:70pt;margin-top:16pt;width:0;height: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">
                      <v:stroke startarrowwidth="narrow" startarrowlength="short" endarrowwidth="narrow" endarrowlength="short"/>
                    </v:shape>
                  </w:pict>
                </mc:Fallback>
              </mc:AlternateContent>
            </w:r>
          </w:p>
        </w:tc>
      </w:tr>
    </w:tbl>
    <w:p w14:paraId="74C96EB8" w14:textId="0F5341B5" w:rsidR="005447E4" w:rsidRDefault="005447E4" w:rsidP="001F2F0D">
      <w:pPr>
        <w:widowControl w:val="0"/>
        <w:pBdr>
          <w:top w:val="nil"/>
          <w:left w:val="nil"/>
          <w:bottom w:val="nil"/>
          <w:right w:val="nil"/>
          <w:between w:val="nil"/>
        </w:pBdr>
        <w:tabs>
          <w:tab w:val="left" w:pos="5265"/>
        </w:tabs>
        <w:jc w:val="both"/>
        <w:rPr>
          <w:rFonts w:ascii="Arial" w:eastAsia="Arial" w:hAnsi="Arial" w:cs="Arial"/>
          <w:color w:val="000000"/>
          <w:sz w:val="22"/>
          <w:szCs w:val="22"/>
        </w:rPr>
      </w:pPr>
    </w:p>
    <w:p w14:paraId="47900C66" w14:textId="71B56914" w:rsidR="005447E4" w:rsidRPr="001C3B3A" w:rsidRDefault="00000000">
      <w:pPr>
        <w:spacing w:before="240" w:after="240"/>
        <w:rPr>
          <w:b/>
          <w:sz w:val="32"/>
          <w:szCs w:val="32"/>
        </w:rPr>
      </w:pPr>
      <w:r w:rsidRPr="001C3B3A">
        <w:rPr>
          <w:b/>
          <w:sz w:val="32"/>
          <w:szCs w:val="32"/>
        </w:rPr>
        <w:t xml:space="preserve">ĐỒ ÁN </w:t>
      </w:r>
      <w:r w:rsidR="007330BC" w:rsidRPr="001C3B3A">
        <w:rPr>
          <w:b/>
          <w:sz w:val="32"/>
          <w:szCs w:val="32"/>
        </w:rPr>
        <w:t>CHUYÊN NGÀNH</w:t>
      </w:r>
    </w:p>
    <w:p w14:paraId="1D3DF651" w14:textId="487C1D10" w:rsidR="005447E4" w:rsidRPr="001C3B3A" w:rsidRDefault="007330BC" w:rsidP="00156EA9">
      <w:pPr>
        <w:rPr>
          <w:b/>
          <w:sz w:val="36"/>
          <w:szCs w:val="36"/>
        </w:rPr>
      </w:pPr>
      <w:r w:rsidRPr="001C3B3A">
        <w:rPr>
          <w:b/>
          <w:sz w:val="36"/>
          <w:szCs w:val="36"/>
        </w:rPr>
        <w:t>WEBSITE PHÂN TÍCH VÀ DỰ ĐOÁN CHI TIÊU CÁ NHÂN</w:t>
      </w:r>
    </w:p>
    <w:p w14:paraId="4B1F3137" w14:textId="53D89F03" w:rsidR="005938D8" w:rsidRDefault="005938D8" w:rsidP="00156EA9">
      <w:pPr>
        <w:rPr>
          <w:b/>
          <w:sz w:val="36"/>
          <w:szCs w:val="36"/>
        </w:rPr>
      </w:pPr>
    </w:p>
    <w:p w14:paraId="6D1F3B31" w14:textId="760E05CC" w:rsidR="005447E4" w:rsidRDefault="00000000" w:rsidP="005938D8">
      <w:pPr>
        <w:tabs>
          <w:tab w:val="left" w:pos="5040"/>
        </w:tabs>
        <w:spacing w:before="0"/>
        <w:ind w:left="840"/>
        <w:jc w:val="both"/>
        <w:rPr>
          <w:b/>
          <w:sz w:val="28"/>
          <w:szCs w:val="28"/>
        </w:rPr>
      </w:pPr>
      <w:r>
        <w:rPr>
          <w:sz w:val="28"/>
          <w:szCs w:val="28"/>
        </w:rPr>
        <w:t xml:space="preserve">Ngành:              </w:t>
      </w:r>
      <w:r w:rsidR="00F93B44">
        <w:rPr>
          <w:sz w:val="28"/>
          <w:szCs w:val="28"/>
        </w:rPr>
        <w:t xml:space="preserve">      </w:t>
      </w:r>
      <w:r>
        <w:rPr>
          <w:b/>
          <w:sz w:val="28"/>
          <w:szCs w:val="28"/>
        </w:rPr>
        <w:t>CÔNG NGHỆ THÔNG TIN</w:t>
      </w:r>
    </w:p>
    <w:p w14:paraId="622EC8BA" w14:textId="4DBCB291" w:rsidR="005447E4" w:rsidRDefault="00000000" w:rsidP="005938D8">
      <w:pPr>
        <w:tabs>
          <w:tab w:val="left" w:pos="5040"/>
        </w:tabs>
        <w:spacing w:before="0"/>
        <w:ind w:left="840"/>
        <w:jc w:val="both"/>
        <w:rPr>
          <w:b/>
          <w:sz w:val="28"/>
          <w:szCs w:val="28"/>
        </w:rPr>
      </w:pPr>
      <w:r>
        <w:rPr>
          <w:sz w:val="28"/>
          <w:szCs w:val="28"/>
        </w:rPr>
        <w:t>Chuyên ngành:</w:t>
      </w:r>
      <w:r>
        <w:rPr>
          <w:b/>
          <w:sz w:val="28"/>
          <w:szCs w:val="28"/>
        </w:rPr>
        <w:t xml:space="preserve"> </w:t>
      </w:r>
      <w:r w:rsidR="00F93B44">
        <w:rPr>
          <w:b/>
          <w:sz w:val="28"/>
          <w:szCs w:val="28"/>
        </w:rPr>
        <w:t xml:space="preserve">      </w:t>
      </w:r>
      <w:r>
        <w:rPr>
          <w:b/>
          <w:sz w:val="28"/>
          <w:szCs w:val="28"/>
        </w:rPr>
        <w:t>CÔNG NGHỆ PHẦN MỀM</w:t>
      </w:r>
    </w:p>
    <w:p w14:paraId="37D76036" w14:textId="3E7B98AB" w:rsidR="005447E4" w:rsidRDefault="00000000" w:rsidP="005938D8">
      <w:pPr>
        <w:tabs>
          <w:tab w:val="left" w:pos="5040"/>
        </w:tabs>
        <w:spacing w:before="0"/>
        <w:ind w:left="2280" w:hanging="1429"/>
        <w:jc w:val="both"/>
        <w:rPr>
          <w:sz w:val="28"/>
          <w:szCs w:val="28"/>
        </w:rPr>
      </w:pPr>
      <w:r>
        <w:rPr>
          <w:sz w:val="28"/>
          <w:szCs w:val="28"/>
        </w:rPr>
        <w:t>Giảng viên hướng dẫn:</w:t>
      </w:r>
      <w:r w:rsidR="00A0561B">
        <w:rPr>
          <w:sz w:val="28"/>
          <w:szCs w:val="28"/>
        </w:rPr>
        <w:t xml:space="preserve">  </w:t>
      </w:r>
      <w:r w:rsidR="007330BC">
        <w:rPr>
          <w:b/>
          <w:bCs/>
          <w:sz w:val="28"/>
          <w:szCs w:val="28"/>
        </w:rPr>
        <w:t>Nguyễn Huy Cường</w:t>
      </w:r>
    </w:p>
    <w:p w14:paraId="5C92CCE2" w14:textId="62874851" w:rsidR="005447E4" w:rsidRDefault="00000000" w:rsidP="005938D8">
      <w:pPr>
        <w:tabs>
          <w:tab w:val="left" w:pos="5040"/>
          <w:tab w:val="right" w:pos="9405"/>
        </w:tabs>
        <w:spacing w:before="0"/>
        <w:ind w:left="2280" w:hanging="1429"/>
        <w:jc w:val="both"/>
        <w:rPr>
          <w:sz w:val="26"/>
          <w:szCs w:val="26"/>
        </w:rPr>
      </w:pPr>
      <w:r>
        <w:rPr>
          <w:sz w:val="28"/>
          <w:szCs w:val="28"/>
        </w:rPr>
        <w:t>Sinh viên thực hiện:</w:t>
      </w:r>
      <w:r>
        <w:rPr>
          <w:sz w:val="26"/>
          <w:szCs w:val="26"/>
        </w:rPr>
        <w:tab/>
      </w:r>
      <w:r w:rsidR="00AF4D2B">
        <w:rPr>
          <w:sz w:val="26"/>
          <w:szCs w:val="26"/>
        </w:rPr>
        <w:tab/>
      </w:r>
    </w:p>
    <w:tbl>
      <w:tblPr>
        <w:tblStyle w:val="TableGrid"/>
        <w:tblW w:w="78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00" w:firstRow="0" w:lastRow="0" w:firstColumn="0" w:lastColumn="0" w:noHBand="0" w:noVBand="1"/>
      </w:tblPr>
      <w:tblGrid>
        <w:gridCol w:w="2559"/>
        <w:gridCol w:w="3096"/>
        <w:gridCol w:w="2165"/>
      </w:tblGrid>
      <w:tr w:rsidR="005447E4" w14:paraId="134410B6" w14:textId="77777777" w:rsidTr="00AB365D">
        <w:trPr>
          <w:trHeight w:val="623"/>
          <w:jc w:val="center"/>
        </w:trPr>
        <w:tc>
          <w:tcPr>
            <w:tcW w:w="2559" w:type="dxa"/>
          </w:tcPr>
          <w:p w14:paraId="06CAEF12" w14:textId="77777777" w:rsidR="005447E4" w:rsidRPr="00156EA9" w:rsidRDefault="00000000" w:rsidP="00156EA9">
            <w:pPr>
              <w:tabs>
                <w:tab w:val="left" w:pos="5040"/>
              </w:tabs>
              <w:jc w:val="left"/>
              <w:rPr>
                <w:sz w:val="26"/>
                <w:szCs w:val="26"/>
              </w:rPr>
            </w:pPr>
            <w:r w:rsidRPr="00156EA9">
              <w:rPr>
                <w:sz w:val="26"/>
                <w:szCs w:val="26"/>
              </w:rPr>
              <w:t>MSSV:</w:t>
            </w:r>
          </w:p>
        </w:tc>
        <w:tc>
          <w:tcPr>
            <w:tcW w:w="3096" w:type="dxa"/>
          </w:tcPr>
          <w:p w14:paraId="32422768" w14:textId="5CCC735A" w:rsidR="005447E4" w:rsidRPr="00156EA9" w:rsidRDefault="00000000">
            <w:pPr>
              <w:tabs>
                <w:tab w:val="left" w:pos="5040"/>
              </w:tabs>
              <w:jc w:val="both"/>
              <w:rPr>
                <w:sz w:val="26"/>
                <w:szCs w:val="26"/>
              </w:rPr>
            </w:pPr>
            <w:r w:rsidRPr="00156EA9">
              <w:rPr>
                <w:sz w:val="26"/>
                <w:szCs w:val="26"/>
              </w:rPr>
              <w:t>Họ và tên:</w:t>
            </w:r>
          </w:p>
        </w:tc>
        <w:tc>
          <w:tcPr>
            <w:tcW w:w="2165" w:type="dxa"/>
          </w:tcPr>
          <w:p w14:paraId="2EEE9E85" w14:textId="547543DC" w:rsidR="005447E4" w:rsidRPr="00156EA9" w:rsidRDefault="00000000">
            <w:pPr>
              <w:tabs>
                <w:tab w:val="left" w:pos="5040"/>
              </w:tabs>
              <w:jc w:val="both"/>
              <w:rPr>
                <w:sz w:val="26"/>
                <w:szCs w:val="26"/>
              </w:rPr>
            </w:pPr>
            <w:r w:rsidRPr="00156EA9">
              <w:rPr>
                <w:sz w:val="26"/>
                <w:szCs w:val="26"/>
              </w:rPr>
              <w:t>Lớp:</w:t>
            </w:r>
          </w:p>
        </w:tc>
      </w:tr>
      <w:tr w:rsidR="005447E4" w14:paraId="35A57557" w14:textId="77777777" w:rsidTr="00AB365D">
        <w:trPr>
          <w:trHeight w:val="595"/>
          <w:jc w:val="center"/>
        </w:trPr>
        <w:tc>
          <w:tcPr>
            <w:tcW w:w="2559" w:type="dxa"/>
          </w:tcPr>
          <w:p w14:paraId="3541D907" w14:textId="77777777" w:rsidR="005447E4" w:rsidRPr="00156EA9" w:rsidRDefault="00000000">
            <w:pPr>
              <w:tabs>
                <w:tab w:val="left" w:pos="5040"/>
              </w:tabs>
              <w:jc w:val="both"/>
              <w:rPr>
                <w:b/>
                <w:sz w:val="26"/>
                <w:szCs w:val="26"/>
              </w:rPr>
            </w:pPr>
            <w:r w:rsidRPr="00156EA9">
              <w:rPr>
                <w:b/>
                <w:sz w:val="26"/>
                <w:szCs w:val="26"/>
              </w:rPr>
              <w:t>2011065095</w:t>
            </w:r>
          </w:p>
        </w:tc>
        <w:tc>
          <w:tcPr>
            <w:tcW w:w="3096" w:type="dxa"/>
          </w:tcPr>
          <w:p w14:paraId="3A2FC340" w14:textId="77777777" w:rsidR="005447E4" w:rsidRPr="00156EA9" w:rsidRDefault="00000000">
            <w:pPr>
              <w:tabs>
                <w:tab w:val="left" w:pos="5040"/>
              </w:tabs>
              <w:jc w:val="both"/>
              <w:rPr>
                <w:b/>
                <w:sz w:val="26"/>
                <w:szCs w:val="26"/>
              </w:rPr>
            </w:pPr>
            <w:r w:rsidRPr="00156EA9">
              <w:rPr>
                <w:b/>
                <w:sz w:val="26"/>
                <w:szCs w:val="26"/>
              </w:rPr>
              <w:t>Phan Thị Anh</w:t>
            </w:r>
          </w:p>
        </w:tc>
        <w:tc>
          <w:tcPr>
            <w:tcW w:w="2165" w:type="dxa"/>
          </w:tcPr>
          <w:p w14:paraId="556242B1" w14:textId="0296D4A0" w:rsidR="005447E4" w:rsidRPr="00156EA9" w:rsidRDefault="00000000">
            <w:pPr>
              <w:tabs>
                <w:tab w:val="left" w:pos="5040"/>
              </w:tabs>
              <w:jc w:val="both"/>
              <w:rPr>
                <w:b/>
                <w:sz w:val="26"/>
                <w:szCs w:val="26"/>
              </w:rPr>
            </w:pPr>
            <w:r w:rsidRPr="00156EA9">
              <w:rPr>
                <w:b/>
                <w:sz w:val="26"/>
                <w:szCs w:val="26"/>
              </w:rPr>
              <w:t>20DTHB1</w:t>
            </w:r>
          </w:p>
        </w:tc>
      </w:tr>
      <w:tr w:rsidR="005447E4" w14:paraId="1028C50A" w14:textId="77777777" w:rsidTr="00AB365D">
        <w:trPr>
          <w:trHeight w:val="730"/>
          <w:jc w:val="center"/>
        </w:trPr>
        <w:tc>
          <w:tcPr>
            <w:tcW w:w="2559" w:type="dxa"/>
          </w:tcPr>
          <w:p w14:paraId="279359CE" w14:textId="560CD439" w:rsidR="005447E4" w:rsidRPr="00156EA9" w:rsidRDefault="005447E4">
            <w:pPr>
              <w:tabs>
                <w:tab w:val="left" w:pos="5040"/>
              </w:tabs>
              <w:jc w:val="both"/>
              <w:rPr>
                <w:b/>
                <w:sz w:val="26"/>
                <w:szCs w:val="26"/>
              </w:rPr>
            </w:pPr>
          </w:p>
        </w:tc>
        <w:tc>
          <w:tcPr>
            <w:tcW w:w="3096" w:type="dxa"/>
          </w:tcPr>
          <w:p w14:paraId="5AE90D73" w14:textId="629054A9" w:rsidR="005447E4" w:rsidRPr="00156EA9" w:rsidRDefault="005447E4">
            <w:pPr>
              <w:tabs>
                <w:tab w:val="left" w:pos="5040"/>
              </w:tabs>
              <w:jc w:val="both"/>
              <w:rPr>
                <w:b/>
                <w:sz w:val="26"/>
                <w:szCs w:val="26"/>
              </w:rPr>
            </w:pPr>
          </w:p>
        </w:tc>
        <w:tc>
          <w:tcPr>
            <w:tcW w:w="2165" w:type="dxa"/>
          </w:tcPr>
          <w:p w14:paraId="39B5D7E8" w14:textId="18CBEEAE" w:rsidR="005447E4" w:rsidRPr="00156EA9" w:rsidRDefault="005447E4">
            <w:pPr>
              <w:tabs>
                <w:tab w:val="left" w:pos="5040"/>
              </w:tabs>
              <w:jc w:val="both"/>
              <w:rPr>
                <w:b/>
                <w:sz w:val="26"/>
                <w:szCs w:val="26"/>
              </w:rPr>
            </w:pPr>
          </w:p>
        </w:tc>
      </w:tr>
      <w:tr w:rsidR="005447E4" w14:paraId="6D54ADAD" w14:textId="77777777" w:rsidTr="00AB365D">
        <w:trPr>
          <w:trHeight w:val="861"/>
          <w:jc w:val="center"/>
        </w:trPr>
        <w:tc>
          <w:tcPr>
            <w:tcW w:w="2559" w:type="dxa"/>
          </w:tcPr>
          <w:p w14:paraId="071BB760" w14:textId="578DE076" w:rsidR="005447E4" w:rsidRPr="00156EA9" w:rsidRDefault="005447E4">
            <w:pPr>
              <w:tabs>
                <w:tab w:val="left" w:pos="5040"/>
              </w:tabs>
              <w:jc w:val="both"/>
              <w:rPr>
                <w:b/>
                <w:sz w:val="26"/>
                <w:szCs w:val="26"/>
              </w:rPr>
            </w:pPr>
          </w:p>
        </w:tc>
        <w:tc>
          <w:tcPr>
            <w:tcW w:w="3096" w:type="dxa"/>
          </w:tcPr>
          <w:p w14:paraId="4D568DD4" w14:textId="56DC2BEC" w:rsidR="005447E4" w:rsidRPr="00156EA9" w:rsidRDefault="005447E4">
            <w:pPr>
              <w:tabs>
                <w:tab w:val="left" w:pos="5040"/>
              </w:tabs>
              <w:jc w:val="both"/>
              <w:rPr>
                <w:b/>
                <w:sz w:val="26"/>
                <w:szCs w:val="26"/>
              </w:rPr>
            </w:pPr>
          </w:p>
        </w:tc>
        <w:tc>
          <w:tcPr>
            <w:tcW w:w="2165" w:type="dxa"/>
          </w:tcPr>
          <w:p w14:paraId="0C8BE173" w14:textId="45368013" w:rsidR="005447E4" w:rsidRPr="00156EA9" w:rsidRDefault="005447E4">
            <w:pPr>
              <w:tabs>
                <w:tab w:val="left" w:pos="5040"/>
              </w:tabs>
              <w:jc w:val="both"/>
              <w:rPr>
                <w:b/>
                <w:sz w:val="26"/>
                <w:szCs w:val="26"/>
              </w:rPr>
            </w:pPr>
          </w:p>
        </w:tc>
      </w:tr>
    </w:tbl>
    <w:p w14:paraId="01FCAC41" w14:textId="5CB259B6" w:rsidR="00156EA9" w:rsidRDefault="00156EA9" w:rsidP="00AB365D">
      <w:pPr>
        <w:tabs>
          <w:tab w:val="left" w:pos="2040"/>
          <w:tab w:val="right" w:pos="9356"/>
        </w:tabs>
        <w:jc w:val="both"/>
        <w:rPr>
          <w:b/>
          <w:sz w:val="32"/>
          <w:szCs w:val="32"/>
        </w:rPr>
      </w:pPr>
    </w:p>
    <w:p w14:paraId="3A555457" w14:textId="4E460D19" w:rsidR="001C3B3A" w:rsidRDefault="001C3B3A">
      <w:pPr>
        <w:rPr>
          <w:b/>
          <w:sz w:val="26"/>
          <w:szCs w:val="26"/>
        </w:rPr>
      </w:pPr>
      <w:r>
        <w:rPr>
          <w:b/>
          <w:noProof/>
          <w:sz w:val="26"/>
          <w:szCs w:val="26"/>
        </w:rPr>
        <mc:AlternateContent>
          <mc:Choice Requires="wps">
            <w:drawing>
              <wp:anchor distT="0" distB="0" distL="114300" distR="114300" simplePos="0" relativeHeight="251663360" behindDoc="0" locked="0" layoutInCell="1" allowOverlap="1" wp14:anchorId="70715750" wp14:editId="4B4986A7">
                <wp:simplePos x="0" y="0"/>
                <wp:positionH relativeFrom="column">
                  <wp:posOffset>2182207</wp:posOffset>
                </wp:positionH>
                <wp:positionV relativeFrom="paragraph">
                  <wp:posOffset>515620</wp:posOffset>
                </wp:positionV>
                <wp:extent cx="3491346" cy="450273"/>
                <wp:effectExtent l="0" t="0" r="0" b="6985"/>
                <wp:wrapNone/>
                <wp:docPr id="1509060963" name="Text Box 1"/>
                <wp:cNvGraphicFramePr/>
                <a:graphic xmlns:a="http://schemas.openxmlformats.org/drawingml/2006/main">
                  <a:graphicData uri="http://schemas.microsoft.com/office/word/2010/wordprocessingShape">
                    <wps:wsp>
                      <wps:cNvSpPr txBox="1"/>
                      <wps:spPr>
                        <a:xfrm>
                          <a:off x="0" y="0"/>
                          <a:ext cx="3491346" cy="4502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64838E" w14:textId="139F4022" w:rsidR="001C3B3A" w:rsidRDefault="001C3B3A">
                            <w:r>
                              <w:t>HCM, Ngày 29/12/2023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715750" id="_x0000_t202" coordsize="21600,21600" o:spt="202" path="m,l,21600r21600,l21600,xe">
                <v:stroke joinstyle="miter"/>
                <v:path gradientshapeok="t" o:connecttype="rect"/>
              </v:shapetype>
              <v:shape id="Text Box 1" o:spid="_x0000_s1026" type="#_x0000_t202" style="position:absolute;left:0;text-align:left;margin-left:171.85pt;margin-top:40.6pt;width:274.9pt;height:35.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" filled="f" stroked="f">
                <v:textbox>
                  <w:txbxContent>
                    <w:p w14:paraId="1364838E" w14:textId="139F4022" w:rsidR="001C3B3A" w:rsidRDefault="001C3B3A">
                      <w:r>
                        <w:t>HCM, Ngày 29/12/2023</w:t>
                      </w:r>
                    </w:p>
                  </w:txbxContent>
                </v:textbox>
              </v:shape>
            </w:pict>
          </mc:Fallback>
        </mc:AlternateContent>
      </w:r>
      <w:r>
        <w:rPr>
          <w:b/>
          <w:sz w:val="26"/>
          <w:szCs w:val="26"/>
        </w:rPr>
        <w:br w:type="page"/>
      </w:r>
    </w:p>
    <w:p w14:paraId="17F72AEA" w14:textId="2731BE11" w:rsidR="007330BC" w:rsidRDefault="00695A6E" w:rsidP="007330BC">
      <w:pPr>
        <w:tabs>
          <w:tab w:val="left" w:pos="2040"/>
          <w:tab w:val="right" w:pos="9356"/>
        </w:tabs>
        <w:rPr>
          <w:b/>
          <w:sz w:val="32"/>
          <w:szCs w:val="32"/>
        </w:rPr>
      </w:pPr>
      <w:moveFromRangeStart w:id="4" w:author="ĐÀNG ANH MIN ROG" w:date="2023-06-10T11:15:00Z" w:name="move137288144"/>
      <w:del w:id="5" w:author="ĐÀNG ANH MIN ROG" w:date="2023-06-10T11:15:00Z">
        <w:r w:rsidRPr="00AB365D" w:rsidDel="00695A6E">
          <w:rPr>
            <w:b/>
            <w:sz w:val="26"/>
            <w:szCs w:val="26"/>
          </w:rPr>
          <w:lastRenderedPageBreak/>
          <w:delText>TP. Hồ Chí Minh, 2023</w:delText>
        </w:r>
      </w:del>
      <w:moveFromRangeEnd w:id="4"/>
      <w:commentRangeStart w:id="6"/>
      <w:r w:rsidR="007330BC">
        <w:rPr>
          <w:b/>
          <w:sz w:val="32"/>
          <w:szCs w:val="32"/>
        </w:rPr>
        <w:t>LỜI CAM ĐOAN</w:t>
      </w:r>
      <w:commentRangeEnd w:id="6"/>
      <w:r w:rsidR="007330BC">
        <w:rPr>
          <w:rStyle w:val="CommentReference"/>
        </w:rPr>
        <w:commentReference w:id="6"/>
      </w:r>
    </w:p>
    <w:p w14:paraId="50F168CE" w14:textId="15A60665" w:rsidR="001F2F0D" w:rsidRDefault="007330BC" w:rsidP="001F2F0D">
      <w:pPr>
        <w:ind w:firstLine="720"/>
        <w:jc w:val="both"/>
        <w:rPr>
          <w:color w:val="000000"/>
          <w:sz w:val="26"/>
          <w:szCs w:val="26"/>
        </w:rPr>
      </w:pPr>
      <w:r>
        <w:rPr>
          <w:color w:val="000000"/>
          <w:sz w:val="26"/>
          <w:szCs w:val="26"/>
        </w:rPr>
        <w:t xml:space="preserve">Trong quá trình thực hiện Đồ án chuyên ngành </w:t>
      </w:r>
      <w:r w:rsidR="001F2F0D">
        <w:rPr>
          <w:color w:val="000000"/>
          <w:sz w:val="26"/>
          <w:szCs w:val="26"/>
        </w:rPr>
        <w:t xml:space="preserve">Công nghệ phần mềm </w:t>
      </w:r>
      <w:r w:rsidR="001F2F0D">
        <w:rPr>
          <w:color w:val="000000"/>
          <w:sz w:val="26"/>
          <w:szCs w:val="26"/>
          <w:shd w:val="clear" w:color="auto" w:fill="FFFFFF"/>
        </w:rPr>
        <w:t>do khả năng tiếp thu thực tế còn nhiều hạn chế, kiến thức chưa sâu rộng. Mặc dù nhóm chúng em đã cố gắng hết sức nhưng chắc chắn bài báo cáo này khó tránh khỏi những thiếu sót,</w:t>
      </w:r>
      <w:r w:rsidR="001F2F0D">
        <w:rPr>
          <w:color w:val="000000"/>
          <w:sz w:val="26"/>
          <w:szCs w:val="26"/>
        </w:rPr>
        <w:t xml:space="preserve"> nhưng những gì được trình bày trong báo cáo này là sự thể hiện những kết quả đạt được dưới sự hướng dẫn của giảng viên – thầy </w:t>
      </w:r>
      <w:r>
        <w:rPr>
          <w:color w:val="000000"/>
          <w:sz w:val="26"/>
          <w:szCs w:val="26"/>
        </w:rPr>
        <w:t>Nguyễn Huy Cường</w:t>
      </w:r>
      <w:r w:rsidR="001F2F0D">
        <w:rPr>
          <w:color w:val="000000"/>
          <w:sz w:val="26"/>
          <w:szCs w:val="26"/>
        </w:rPr>
        <w:t xml:space="preserve"> đã nhiệt tình hướng dẫn, khuyến khích và tạo điều kiện cho chúng em hoàn thành tốt đề tài của mình.</w:t>
      </w:r>
    </w:p>
    <w:p w14:paraId="3AD466F0" w14:textId="1B11129E" w:rsidR="001F2F0D" w:rsidRDefault="001F2F0D" w:rsidP="001F2F0D">
      <w:pPr>
        <w:ind w:firstLine="720"/>
        <w:jc w:val="both"/>
        <w:rPr>
          <w:sz w:val="26"/>
          <w:szCs w:val="26"/>
        </w:rPr>
      </w:pPr>
      <w:r>
        <w:rPr>
          <w:color w:val="000000"/>
          <w:sz w:val="26"/>
          <w:szCs w:val="26"/>
        </w:rPr>
        <w:t xml:space="preserve">Chúng em xin cam đoan rằng nội dung trình bày trong báo cáo đồ án, </w:t>
      </w:r>
      <w:r>
        <w:rPr>
          <w:color w:val="000000"/>
          <w:sz w:val="26"/>
          <w:szCs w:val="26"/>
          <w:shd w:val="clear" w:color="auto" w:fill="FFFFFF"/>
        </w:rPr>
        <w:t xml:space="preserve">những số liệu và kết quả nghiên cứu là trung thực, hoàn toàn được thực hiện không sao chép bất kỳ nguồn nào khác. Ngoài ra, trong bài báo cáo có sử dụng một số nguồn tài liệu tham khảo đã được trích dẫn nguồn và chú thích rõ ràng. </w:t>
      </w:r>
      <w:r>
        <w:rPr>
          <w:color w:val="000000"/>
          <w:sz w:val="26"/>
          <w:szCs w:val="26"/>
        </w:rPr>
        <w:t>Nếu không đúng sự thật, chúng em xin chịu mọi trách nhiệm.</w:t>
      </w:r>
      <w:r w:rsidRPr="00AF4D2B">
        <w:rPr>
          <w:sz w:val="26"/>
          <w:szCs w:val="26"/>
        </w:rPr>
        <w:t xml:space="preserve"> </w:t>
      </w:r>
    </w:p>
    <w:p w14:paraId="402A5E68" w14:textId="77777777" w:rsidR="001F2F0D" w:rsidRDefault="001F2F0D" w:rsidP="001F2F0D">
      <w:pPr>
        <w:ind w:firstLine="720"/>
        <w:jc w:val="both"/>
        <w:rPr>
          <w:sz w:val="26"/>
          <w:szCs w:val="26"/>
        </w:rPr>
      </w:pPr>
    </w:p>
    <w:tbl>
      <w:tblPr>
        <w:tblStyle w:val="TableGrid"/>
        <w:tblW w:w="0" w:type="auto"/>
        <w:tblInd w:w="62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9"/>
      </w:tblGrid>
      <w:tr w:rsidR="001F2F0D" w14:paraId="3F5D691F" w14:textId="77777777" w:rsidTr="007330BC">
        <w:trPr>
          <w:trHeight w:val="703"/>
        </w:trPr>
        <w:tc>
          <w:tcPr>
            <w:tcW w:w="3169" w:type="dxa"/>
          </w:tcPr>
          <w:p w14:paraId="3483CD08" w14:textId="786B5E85" w:rsidR="001F2F0D" w:rsidRDefault="001F2F0D" w:rsidP="001F2F0D">
            <w:pPr>
              <w:spacing w:line="240" w:lineRule="auto"/>
              <w:rPr>
                <w:b/>
                <w:bCs/>
                <w:color w:val="000000"/>
                <w:sz w:val="26"/>
                <w:szCs w:val="26"/>
              </w:rPr>
            </w:pPr>
            <w:r>
              <w:rPr>
                <w:b/>
                <w:bCs/>
                <w:color w:val="000000"/>
                <w:sz w:val="26"/>
                <w:szCs w:val="26"/>
              </w:rPr>
              <w:t>Sinh viên đồng thực hiện</w:t>
            </w:r>
          </w:p>
        </w:tc>
      </w:tr>
      <w:tr w:rsidR="001F2F0D" w14:paraId="196F909C" w14:textId="77777777" w:rsidTr="007330BC">
        <w:trPr>
          <w:trHeight w:val="568"/>
        </w:trPr>
        <w:tc>
          <w:tcPr>
            <w:tcW w:w="3169" w:type="dxa"/>
          </w:tcPr>
          <w:p w14:paraId="7D96B375" w14:textId="74DE6FA5" w:rsidR="001F2F0D" w:rsidRPr="001F2F0D" w:rsidRDefault="001F2F0D" w:rsidP="001F2F0D">
            <w:pPr>
              <w:spacing w:before="0" w:line="240" w:lineRule="auto"/>
              <w:rPr>
                <w:color w:val="000000"/>
                <w:sz w:val="26"/>
                <w:szCs w:val="26"/>
              </w:rPr>
            </w:pPr>
            <w:r w:rsidRPr="001F2F0D">
              <w:rPr>
                <w:color w:val="000000"/>
                <w:sz w:val="26"/>
                <w:szCs w:val="26"/>
              </w:rPr>
              <w:t>Phan Thị Anh</w:t>
            </w:r>
          </w:p>
        </w:tc>
      </w:tr>
    </w:tbl>
    <w:p w14:paraId="6F67DA01" w14:textId="77777777" w:rsidR="00573383" w:rsidRDefault="00000000" w:rsidP="00573383">
      <w:pPr>
        <w:pStyle w:val="TOCHeading"/>
        <w:numPr>
          <w:ilvl w:val="0"/>
          <w:numId w:val="0"/>
        </w:numPr>
        <w:jc w:val="both"/>
        <w:rPr>
          <w:szCs w:val="26"/>
        </w:rPr>
      </w:pPr>
      <w:r w:rsidRPr="00AF4D2B">
        <w:rPr>
          <w:szCs w:val="26"/>
        </w:rPr>
        <w:br w:type="page"/>
      </w:r>
    </w:p>
    <w:p w14:paraId="349BE3A8" w14:textId="2BCE4A5A" w:rsidR="00573383" w:rsidRPr="00F93B44" w:rsidRDefault="00000000" w:rsidP="00F93B44">
      <w:pPr>
        <w:pStyle w:val="TOC1"/>
        <w:rPr>
          <w:sz w:val="32"/>
          <w:szCs w:val="32"/>
        </w:rPr>
      </w:pPr>
      <w:r>
        <w:rPr>
          <w:sz w:val="32"/>
          <w:szCs w:val="32"/>
        </w:rPr>
        <w:lastRenderedPageBreak/>
        <w:t>MỤC LỤC</w:t>
      </w:r>
    </w:p>
    <w:sdt>
      <w:sdtPr>
        <w:rPr>
          <w:rFonts w:cs="Times New Roman"/>
          <w:b w:val="0"/>
          <w:bCs w:val="0"/>
          <w:iCs w:val="0"/>
          <w:sz w:val="24"/>
        </w:rPr>
        <w:id w:val="1242138730"/>
        <w:docPartObj>
          <w:docPartGallery w:val="Table of Contents"/>
          <w:docPartUnique/>
        </w:docPartObj>
      </w:sdtPr>
      <w:sdtEndPr>
        <w:rPr>
          <w:noProof/>
        </w:rPr>
      </w:sdtEndPr>
      <w:sdtContent>
        <w:p w14:paraId="32F6D35C" w14:textId="0D9F1D1B" w:rsidR="001C277D" w:rsidRPr="001C277D" w:rsidRDefault="00573383" w:rsidP="001C277D">
          <w:pPr>
            <w:pStyle w:val="TOC1"/>
            <w:rPr>
              <w:rFonts w:eastAsiaTheme="minorEastAsia" w:cs="Times New Roman"/>
              <w:b w:val="0"/>
              <w:bCs w:val="0"/>
              <w:iCs w:val="0"/>
              <w:noProof/>
              <w:kern w:val="2"/>
              <w:szCs w:val="26"/>
              <w14:ligatures w14:val="standardContextual"/>
            </w:rPr>
          </w:pPr>
          <w:r>
            <w:rPr>
              <w:rFonts w:asciiTheme="majorHAnsi" w:eastAsiaTheme="majorEastAsia" w:hAnsiTheme="majorHAnsi" w:cstheme="majorBidi"/>
              <w:b w:val="0"/>
              <w:bCs w:val="0"/>
              <w:color w:val="2F5496" w:themeColor="accent1" w:themeShade="BF"/>
              <w:sz w:val="32"/>
              <w:szCs w:val="32"/>
            </w:rPr>
            <w:fldChar w:fldCharType="begin"/>
          </w:r>
          <w:r>
            <w:instrText xml:space="preserve"> TOC \o "1-3" \h \z \u </w:instrText>
          </w:r>
          <w:r>
            <w:rPr>
              <w:rFonts w:asciiTheme="majorHAnsi" w:eastAsiaTheme="majorEastAsia" w:hAnsiTheme="majorHAnsi" w:cstheme="majorBidi"/>
              <w:b w:val="0"/>
              <w:bCs w:val="0"/>
              <w:color w:val="2F5496" w:themeColor="accent1" w:themeShade="BF"/>
              <w:sz w:val="32"/>
              <w:szCs w:val="32"/>
            </w:rPr>
            <w:fldChar w:fldCharType="separate"/>
          </w:r>
          <w:hyperlink w:anchor="_Toc154678573" w:history="1">
            <w:r w:rsidR="001C277D" w:rsidRPr="001C277D">
              <w:rPr>
                <w:rStyle w:val="Hyperlink"/>
                <w:rFonts w:cs="Times New Roman"/>
                <w:caps/>
                <w:noProof/>
                <w:szCs w:val="26"/>
              </w:rPr>
              <w:t>CHƯƠNG 1.</w:t>
            </w:r>
            <w:r w:rsidR="001C277D" w:rsidRPr="001C277D">
              <w:rPr>
                <w:rStyle w:val="Hyperlink"/>
                <w:rFonts w:cs="Times New Roman"/>
                <w:noProof/>
                <w:szCs w:val="26"/>
              </w:rPr>
              <w:t xml:space="preserve"> TỔNG QUAN</w:t>
            </w:r>
            <w:r w:rsidR="001C277D" w:rsidRPr="001C277D">
              <w:rPr>
                <w:rFonts w:cs="Times New Roman"/>
                <w:noProof/>
                <w:webHidden/>
                <w:szCs w:val="26"/>
              </w:rPr>
              <w:tab/>
            </w:r>
            <w:r w:rsidR="001C277D" w:rsidRPr="001C277D">
              <w:rPr>
                <w:rFonts w:cs="Times New Roman"/>
                <w:noProof/>
                <w:webHidden/>
                <w:szCs w:val="26"/>
              </w:rPr>
              <w:fldChar w:fldCharType="begin"/>
            </w:r>
            <w:r w:rsidR="001C277D" w:rsidRPr="001C277D">
              <w:rPr>
                <w:rFonts w:cs="Times New Roman"/>
                <w:noProof/>
                <w:webHidden/>
                <w:szCs w:val="26"/>
              </w:rPr>
              <w:instrText xml:space="preserve"> PAGEREF _Toc154678573 \h </w:instrText>
            </w:r>
            <w:r w:rsidR="001C277D" w:rsidRPr="001C277D">
              <w:rPr>
                <w:rFonts w:cs="Times New Roman"/>
                <w:noProof/>
                <w:webHidden/>
                <w:szCs w:val="26"/>
              </w:rPr>
            </w:r>
            <w:r w:rsidR="001C277D" w:rsidRPr="001C277D">
              <w:rPr>
                <w:rFonts w:cs="Times New Roman"/>
                <w:noProof/>
                <w:webHidden/>
                <w:szCs w:val="26"/>
              </w:rPr>
              <w:fldChar w:fldCharType="separate"/>
            </w:r>
            <w:r w:rsidR="003E2725">
              <w:rPr>
                <w:rFonts w:cs="Times New Roman"/>
                <w:noProof/>
                <w:webHidden/>
                <w:szCs w:val="26"/>
              </w:rPr>
              <w:t>1</w:t>
            </w:r>
            <w:r w:rsidR="001C277D" w:rsidRPr="001C277D">
              <w:rPr>
                <w:rFonts w:cs="Times New Roman"/>
                <w:noProof/>
                <w:webHidden/>
                <w:szCs w:val="26"/>
              </w:rPr>
              <w:fldChar w:fldCharType="end"/>
            </w:r>
          </w:hyperlink>
        </w:p>
        <w:p w14:paraId="4217446B" w14:textId="1390C962" w:rsidR="001C277D" w:rsidRPr="001C277D" w:rsidRDefault="001C277D">
          <w:pPr>
            <w:pStyle w:val="TOC2"/>
            <w:tabs>
              <w:tab w:val="right" w:leader="dot" w:pos="9395"/>
            </w:tabs>
            <w:rPr>
              <w:rFonts w:ascii="Times New Roman" w:eastAsiaTheme="minorEastAsia" w:hAnsi="Times New Roman" w:cs="Times New Roman"/>
              <w:b w:val="0"/>
              <w:bCs w:val="0"/>
              <w:noProof/>
              <w:kern w:val="2"/>
              <w:sz w:val="26"/>
              <w:szCs w:val="26"/>
              <w14:ligatures w14:val="standardContextual"/>
            </w:rPr>
          </w:pPr>
          <w:hyperlink w:anchor="_Toc154678574" w:history="1">
            <w:r w:rsidRPr="001C277D">
              <w:rPr>
                <w:rStyle w:val="Hyperlink"/>
                <w:rFonts w:ascii="Times New Roman" w:hAnsi="Times New Roman" w:cs="Times New Roman"/>
                <w:noProof/>
                <w:sz w:val="26"/>
                <w:szCs w:val="26"/>
              </w:rPr>
              <w:t>1.1. Giới thiệu đề tài</w:t>
            </w:r>
            <w:r w:rsidRPr="001C277D">
              <w:rPr>
                <w:rFonts w:ascii="Times New Roman" w:hAnsi="Times New Roman" w:cs="Times New Roman"/>
                <w:noProof/>
                <w:webHidden/>
                <w:sz w:val="26"/>
                <w:szCs w:val="26"/>
              </w:rPr>
              <w:tab/>
            </w:r>
            <w:r w:rsidRPr="001C277D">
              <w:rPr>
                <w:rFonts w:ascii="Times New Roman" w:hAnsi="Times New Roman" w:cs="Times New Roman"/>
                <w:noProof/>
                <w:webHidden/>
                <w:sz w:val="26"/>
                <w:szCs w:val="26"/>
              </w:rPr>
              <w:fldChar w:fldCharType="begin"/>
            </w:r>
            <w:r w:rsidRPr="001C277D">
              <w:rPr>
                <w:rFonts w:ascii="Times New Roman" w:hAnsi="Times New Roman" w:cs="Times New Roman"/>
                <w:noProof/>
                <w:webHidden/>
                <w:sz w:val="26"/>
                <w:szCs w:val="26"/>
              </w:rPr>
              <w:instrText xml:space="preserve"> PAGEREF _Toc154678574 \h </w:instrText>
            </w:r>
            <w:r w:rsidRPr="001C277D">
              <w:rPr>
                <w:rFonts w:ascii="Times New Roman" w:hAnsi="Times New Roman" w:cs="Times New Roman"/>
                <w:noProof/>
                <w:webHidden/>
                <w:sz w:val="26"/>
                <w:szCs w:val="26"/>
              </w:rPr>
            </w:r>
            <w:r w:rsidRPr="001C277D">
              <w:rPr>
                <w:rFonts w:ascii="Times New Roman" w:hAnsi="Times New Roman" w:cs="Times New Roman"/>
                <w:noProof/>
                <w:webHidden/>
                <w:sz w:val="26"/>
                <w:szCs w:val="26"/>
              </w:rPr>
              <w:fldChar w:fldCharType="separate"/>
            </w:r>
            <w:r w:rsidR="003E2725">
              <w:rPr>
                <w:rFonts w:ascii="Times New Roman" w:hAnsi="Times New Roman" w:cs="Times New Roman"/>
                <w:noProof/>
                <w:webHidden/>
                <w:sz w:val="26"/>
                <w:szCs w:val="26"/>
              </w:rPr>
              <w:t>1</w:t>
            </w:r>
            <w:r w:rsidRPr="001C277D">
              <w:rPr>
                <w:rFonts w:ascii="Times New Roman" w:hAnsi="Times New Roman" w:cs="Times New Roman"/>
                <w:noProof/>
                <w:webHidden/>
                <w:sz w:val="26"/>
                <w:szCs w:val="26"/>
              </w:rPr>
              <w:fldChar w:fldCharType="end"/>
            </w:r>
          </w:hyperlink>
        </w:p>
        <w:p w14:paraId="11A8881A" w14:textId="3E1DA98C" w:rsidR="001C277D" w:rsidRPr="001C277D" w:rsidRDefault="001C277D">
          <w:pPr>
            <w:pStyle w:val="TOC2"/>
            <w:tabs>
              <w:tab w:val="right" w:leader="dot" w:pos="9395"/>
            </w:tabs>
            <w:rPr>
              <w:rFonts w:ascii="Times New Roman" w:eastAsiaTheme="minorEastAsia" w:hAnsi="Times New Roman" w:cs="Times New Roman"/>
              <w:b w:val="0"/>
              <w:bCs w:val="0"/>
              <w:noProof/>
              <w:kern w:val="2"/>
              <w:sz w:val="26"/>
              <w:szCs w:val="26"/>
              <w14:ligatures w14:val="standardContextual"/>
            </w:rPr>
          </w:pPr>
          <w:hyperlink w:anchor="_Toc154678575" w:history="1">
            <w:r w:rsidRPr="001C277D">
              <w:rPr>
                <w:rStyle w:val="Hyperlink"/>
                <w:rFonts w:ascii="Times New Roman" w:hAnsi="Times New Roman" w:cs="Times New Roman"/>
                <w:noProof/>
                <w:sz w:val="26"/>
                <w:szCs w:val="26"/>
              </w:rPr>
              <w:t>1.2. Nhiệm vụ đồ án</w:t>
            </w:r>
            <w:r w:rsidRPr="001C277D">
              <w:rPr>
                <w:rFonts w:ascii="Times New Roman" w:hAnsi="Times New Roman" w:cs="Times New Roman"/>
                <w:noProof/>
                <w:webHidden/>
                <w:sz w:val="26"/>
                <w:szCs w:val="26"/>
              </w:rPr>
              <w:tab/>
            </w:r>
            <w:r w:rsidRPr="001C277D">
              <w:rPr>
                <w:rFonts w:ascii="Times New Roman" w:hAnsi="Times New Roman" w:cs="Times New Roman"/>
                <w:noProof/>
                <w:webHidden/>
                <w:sz w:val="26"/>
                <w:szCs w:val="26"/>
              </w:rPr>
              <w:fldChar w:fldCharType="begin"/>
            </w:r>
            <w:r w:rsidRPr="001C277D">
              <w:rPr>
                <w:rFonts w:ascii="Times New Roman" w:hAnsi="Times New Roman" w:cs="Times New Roman"/>
                <w:noProof/>
                <w:webHidden/>
                <w:sz w:val="26"/>
                <w:szCs w:val="26"/>
              </w:rPr>
              <w:instrText xml:space="preserve"> PAGEREF _Toc154678575 \h </w:instrText>
            </w:r>
            <w:r w:rsidRPr="001C277D">
              <w:rPr>
                <w:rFonts w:ascii="Times New Roman" w:hAnsi="Times New Roman" w:cs="Times New Roman"/>
                <w:noProof/>
                <w:webHidden/>
                <w:sz w:val="26"/>
                <w:szCs w:val="26"/>
              </w:rPr>
            </w:r>
            <w:r w:rsidRPr="001C277D">
              <w:rPr>
                <w:rFonts w:ascii="Times New Roman" w:hAnsi="Times New Roman" w:cs="Times New Roman"/>
                <w:noProof/>
                <w:webHidden/>
                <w:sz w:val="26"/>
                <w:szCs w:val="26"/>
              </w:rPr>
              <w:fldChar w:fldCharType="separate"/>
            </w:r>
            <w:r w:rsidR="003E2725">
              <w:rPr>
                <w:rFonts w:ascii="Times New Roman" w:hAnsi="Times New Roman" w:cs="Times New Roman"/>
                <w:noProof/>
                <w:webHidden/>
                <w:sz w:val="26"/>
                <w:szCs w:val="26"/>
              </w:rPr>
              <w:t>1</w:t>
            </w:r>
            <w:r w:rsidRPr="001C277D">
              <w:rPr>
                <w:rFonts w:ascii="Times New Roman" w:hAnsi="Times New Roman" w:cs="Times New Roman"/>
                <w:noProof/>
                <w:webHidden/>
                <w:sz w:val="26"/>
                <w:szCs w:val="26"/>
              </w:rPr>
              <w:fldChar w:fldCharType="end"/>
            </w:r>
          </w:hyperlink>
        </w:p>
        <w:p w14:paraId="097A0F03" w14:textId="3F262C1F" w:rsidR="001C277D" w:rsidRPr="001C277D" w:rsidRDefault="001C277D">
          <w:pPr>
            <w:pStyle w:val="TOC3"/>
            <w:tabs>
              <w:tab w:val="right" w:leader="dot" w:pos="9395"/>
            </w:tabs>
            <w:rPr>
              <w:rFonts w:ascii="Times New Roman" w:eastAsiaTheme="minorEastAsia" w:hAnsi="Times New Roman" w:cs="Times New Roman"/>
              <w:noProof/>
              <w:kern w:val="2"/>
              <w:sz w:val="26"/>
              <w:szCs w:val="26"/>
              <w14:ligatures w14:val="standardContextual"/>
            </w:rPr>
          </w:pPr>
          <w:hyperlink w:anchor="_Toc154678576" w:history="1">
            <w:r w:rsidRPr="001C277D">
              <w:rPr>
                <w:rStyle w:val="Hyperlink"/>
                <w:rFonts w:ascii="Times New Roman" w:hAnsi="Times New Roman" w:cs="Times New Roman"/>
                <w:noProof/>
                <w:sz w:val="26"/>
                <w:szCs w:val="26"/>
              </w:rPr>
              <w:t>1.2.1. Lý do chọn đề tài:</w:t>
            </w:r>
            <w:r w:rsidRPr="001C277D">
              <w:rPr>
                <w:rFonts w:ascii="Times New Roman" w:hAnsi="Times New Roman" w:cs="Times New Roman"/>
                <w:noProof/>
                <w:webHidden/>
                <w:sz w:val="26"/>
                <w:szCs w:val="26"/>
              </w:rPr>
              <w:tab/>
            </w:r>
            <w:r w:rsidRPr="001C277D">
              <w:rPr>
                <w:rFonts w:ascii="Times New Roman" w:hAnsi="Times New Roman" w:cs="Times New Roman"/>
                <w:noProof/>
                <w:webHidden/>
                <w:sz w:val="26"/>
                <w:szCs w:val="26"/>
              </w:rPr>
              <w:fldChar w:fldCharType="begin"/>
            </w:r>
            <w:r w:rsidRPr="001C277D">
              <w:rPr>
                <w:rFonts w:ascii="Times New Roman" w:hAnsi="Times New Roman" w:cs="Times New Roman"/>
                <w:noProof/>
                <w:webHidden/>
                <w:sz w:val="26"/>
                <w:szCs w:val="26"/>
              </w:rPr>
              <w:instrText xml:space="preserve"> PAGEREF _Toc154678576 \h </w:instrText>
            </w:r>
            <w:r w:rsidRPr="001C277D">
              <w:rPr>
                <w:rFonts w:ascii="Times New Roman" w:hAnsi="Times New Roman" w:cs="Times New Roman"/>
                <w:noProof/>
                <w:webHidden/>
                <w:sz w:val="26"/>
                <w:szCs w:val="26"/>
              </w:rPr>
            </w:r>
            <w:r w:rsidRPr="001C277D">
              <w:rPr>
                <w:rFonts w:ascii="Times New Roman" w:hAnsi="Times New Roman" w:cs="Times New Roman"/>
                <w:noProof/>
                <w:webHidden/>
                <w:sz w:val="26"/>
                <w:szCs w:val="26"/>
              </w:rPr>
              <w:fldChar w:fldCharType="separate"/>
            </w:r>
            <w:r w:rsidR="003E2725">
              <w:rPr>
                <w:rFonts w:ascii="Times New Roman" w:hAnsi="Times New Roman" w:cs="Times New Roman"/>
                <w:noProof/>
                <w:webHidden/>
                <w:sz w:val="26"/>
                <w:szCs w:val="26"/>
              </w:rPr>
              <w:t>1</w:t>
            </w:r>
            <w:r w:rsidRPr="001C277D">
              <w:rPr>
                <w:rFonts w:ascii="Times New Roman" w:hAnsi="Times New Roman" w:cs="Times New Roman"/>
                <w:noProof/>
                <w:webHidden/>
                <w:sz w:val="26"/>
                <w:szCs w:val="26"/>
              </w:rPr>
              <w:fldChar w:fldCharType="end"/>
            </w:r>
          </w:hyperlink>
        </w:p>
        <w:p w14:paraId="2A9E9718" w14:textId="1F0E1964" w:rsidR="001C277D" w:rsidRPr="001C277D" w:rsidRDefault="001C277D">
          <w:pPr>
            <w:pStyle w:val="TOC3"/>
            <w:tabs>
              <w:tab w:val="right" w:leader="dot" w:pos="9395"/>
            </w:tabs>
            <w:rPr>
              <w:rFonts w:ascii="Times New Roman" w:eastAsiaTheme="minorEastAsia" w:hAnsi="Times New Roman" w:cs="Times New Roman"/>
              <w:noProof/>
              <w:kern w:val="2"/>
              <w:sz w:val="26"/>
              <w:szCs w:val="26"/>
              <w14:ligatures w14:val="standardContextual"/>
            </w:rPr>
          </w:pPr>
          <w:hyperlink w:anchor="_Toc154678577" w:history="1">
            <w:r w:rsidRPr="001C277D">
              <w:rPr>
                <w:rStyle w:val="Hyperlink"/>
                <w:rFonts w:ascii="Times New Roman" w:hAnsi="Times New Roman" w:cs="Times New Roman"/>
                <w:noProof/>
                <w:sz w:val="26"/>
                <w:szCs w:val="26"/>
                <w:highlight w:val="white"/>
              </w:rPr>
              <w:t>1.2.2. Ý nghĩa khoa học và thực tiễn:</w:t>
            </w:r>
            <w:r w:rsidRPr="001C277D">
              <w:rPr>
                <w:rFonts w:ascii="Times New Roman" w:hAnsi="Times New Roman" w:cs="Times New Roman"/>
                <w:noProof/>
                <w:webHidden/>
                <w:sz w:val="26"/>
                <w:szCs w:val="26"/>
              </w:rPr>
              <w:tab/>
            </w:r>
            <w:r w:rsidRPr="001C277D">
              <w:rPr>
                <w:rFonts w:ascii="Times New Roman" w:hAnsi="Times New Roman" w:cs="Times New Roman"/>
                <w:noProof/>
                <w:webHidden/>
                <w:sz w:val="26"/>
                <w:szCs w:val="26"/>
              </w:rPr>
              <w:fldChar w:fldCharType="begin"/>
            </w:r>
            <w:r w:rsidRPr="001C277D">
              <w:rPr>
                <w:rFonts w:ascii="Times New Roman" w:hAnsi="Times New Roman" w:cs="Times New Roman"/>
                <w:noProof/>
                <w:webHidden/>
                <w:sz w:val="26"/>
                <w:szCs w:val="26"/>
              </w:rPr>
              <w:instrText xml:space="preserve"> PAGEREF _Toc154678577 \h </w:instrText>
            </w:r>
            <w:r w:rsidRPr="001C277D">
              <w:rPr>
                <w:rFonts w:ascii="Times New Roman" w:hAnsi="Times New Roman" w:cs="Times New Roman"/>
                <w:noProof/>
                <w:webHidden/>
                <w:sz w:val="26"/>
                <w:szCs w:val="26"/>
              </w:rPr>
            </w:r>
            <w:r w:rsidRPr="001C277D">
              <w:rPr>
                <w:rFonts w:ascii="Times New Roman" w:hAnsi="Times New Roman" w:cs="Times New Roman"/>
                <w:noProof/>
                <w:webHidden/>
                <w:sz w:val="26"/>
                <w:szCs w:val="26"/>
              </w:rPr>
              <w:fldChar w:fldCharType="separate"/>
            </w:r>
            <w:r w:rsidR="003E2725">
              <w:rPr>
                <w:rFonts w:ascii="Times New Roman" w:hAnsi="Times New Roman" w:cs="Times New Roman"/>
                <w:noProof/>
                <w:webHidden/>
                <w:sz w:val="26"/>
                <w:szCs w:val="26"/>
              </w:rPr>
              <w:t>2</w:t>
            </w:r>
            <w:r w:rsidRPr="001C277D">
              <w:rPr>
                <w:rFonts w:ascii="Times New Roman" w:hAnsi="Times New Roman" w:cs="Times New Roman"/>
                <w:noProof/>
                <w:webHidden/>
                <w:sz w:val="26"/>
                <w:szCs w:val="26"/>
              </w:rPr>
              <w:fldChar w:fldCharType="end"/>
            </w:r>
          </w:hyperlink>
        </w:p>
        <w:p w14:paraId="2117459E" w14:textId="01B244E6" w:rsidR="001C277D" w:rsidRPr="001C277D" w:rsidRDefault="001C277D">
          <w:pPr>
            <w:pStyle w:val="TOC3"/>
            <w:tabs>
              <w:tab w:val="right" w:leader="dot" w:pos="9395"/>
            </w:tabs>
            <w:rPr>
              <w:rFonts w:ascii="Times New Roman" w:eastAsiaTheme="minorEastAsia" w:hAnsi="Times New Roman" w:cs="Times New Roman"/>
              <w:noProof/>
              <w:kern w:val="2"/>
              <w:sz w:val="26"/>
              <w:szCs w:val="26"/>
              <w14:ligatures w14:val="standardContextual"/>
            </w:rPr>
          </w:pPr>
          <w:hyperlink w:anchor="_Toc154678578" w:history="1">
            <w:r w:rsidRPr="001C277D">
              <w:rPr>
                <w:rStyle w:val="Hyperlink"/>
                <w:rFonts w:ascii="Times New Roman" w:hAnsi="Times New Roman" w:cs="Times New Roman"/>
                <w:noProof/>
                <w:sz w:val="26"/>
                <w:szCs w:val="26"/>
                <w:highlight w:val="white"/>
              </w:rPr>
              <w:t>1.2.3. Mục tiêu nghiên cứu:</w:t>
            </w:r>
            <w:r w:rsidRPr="001C277D">
              <w:rPr>
                <w:rFonts w:ascii="Times New Roman" w:hAnsi="Times New Roman" w:cs="Times New Roman"/>
                <w:noProof/>
                <w:webHidden/>
                <w:sz w:val="26"/>
                <w:szCs w:val="26"/>
              </w:rPr>
              <w:tab/>
            </w:r>
            <w:r w:rsidRPr="001C277D">
              <w:rPr>
                <w:rFonts w:ascii="Times New Roman" w:hAnsi="Times New Roman" w:cs="Times New Roman"/>
                <w:noProof/>
                <w:webHidden/>
                <w:sz w:val="26"/>
                <w:szCs w:val="26"/>
              </w:rPr>
              <w:fldChar w:fldCharType="begin"/>
            </w:r>
            <w:r w:rsidRPr="001C277D">
              <w:rPr>
                <w:rFonts w:ascii="Times New Roman" w:hAnsi="Times New Roman" w:cs="Times New Roman"/>
                <w:noProof/>
                <w:webHidden/>
                <w:sz w:val="26"/>
                <w:szCs w:val="26"/>
              </w:rPr>
              <w:instrText xml:space="preserve"> PAGEREF _Toc154678578 \h </w:instrText>
            </w:r>
            <w:r w:rsidRPr="001C277D">
              <w:rPr>
                <w:rFonts w:ascii="Times New Roman" w:hAnsi="Times New Roman" w:cs="Times New Roman"/>
                <w:noProof/>
                <w:webHidden/>
                <w:sz w:val="26"/>
                <w:szCs w:val="26"/>
              </w:rPr>
            </w:r>
            <w:r w:rsidRPr="001C277D">
              <w:rPr>
                <w:rFonts w:ascii="Times New Roman" w:hAnsi="Times New Roman" w:cs="Times New Roman"/>
                <w:noProof/>
                <w:webHidden/>
                <w:sz w:val="26"/>
                <w:szCs w:val="26"/>
              </w:rPr>
              <w:fldChar w:fldCharType="separate"/>
            </w:r>
            <w:r w:rsidR="003E2725">
              <w:rPr>
                <w:rFonts w:ascii="Times New Roman" w:hAnsi="Times New Roman" w:cs="Times New Roman"/>
                <w:noProof/>
                <w:webHidden/>
                <w:sz w:val="26"/>
                <w:szCs w:val="26"/>
              </w:rPr>
              <w:t>2</w:t>
            </w:r>
            <w:r w:rsidRPr="001C277D">
              <w:rPr>
                <w:rFonts w:ascii="Times New Roman" w:hAnsi="Times New Roman" w:cs="Times New Roman"/>
                <w:noProof/>
                <w:webHidden/>
                <w:sz w:val="26"/>
                <w:szCs w:val="26"/>
              </w:rPr>
              <w:fldChar w:fldCharType="end"/>
            </w:r>
          </w:hyperlink>
        </w:p>
        <w:p w14:paraId="14D68655" w14:textId="2A89F2E4" w:rsidR="001C277D" w:rsidRPr="001C277D" w:rsidRDefault="001C277D">
          <w:pPr>
            <w:pStyle w:val="TOC3"/>
            <w:tabs>
              <w:tab w:val="right" w:leader="dot" w:pos="9395"/>
            </w:tabs>
            <w:rPr>
              <w:rFonts w:ascii="Times New Roman" w:eastAsiaTheme="minorEastAsia" w:hAnsi="Times New Roman" w:cs="Times New Roman"/>
              <w:noProof/>
              <w:kern w:val="2"/>
              <w:sz w:val="26"/>
              <w:szCs w:val="26"/>
              <w14:ligatures w14:val="standardContextual"/>
            </w:rPr>
          </w:pPr>
          <w:hyperlink w:anchor="_Toc154678579" w:history="1">
            <w:r w:rsidRPr="001C277D">
              <w:rPr>
                <w:rStyle w:val="Hyperlink"/>
                <w:rFonts w:ascii="Times New Roman" w:hAnsi="Times New Roman" w:cs="Times New Roman"/>
                <w:noProof/>
                <w:sz w:val="26"/>
                <w:szCs w:val="26"/>
                <w:highlight w:val="white"/>
              </w:rPr>
              <w:t>1.2.4. Đối tượng và phạm vi giới hạn:</w:t>
            </w:r>
            <w:r w:rsidRPr="001C277D">
              <w:rPr>
                <w:rFonts w:ascii="Times New Roman" w:hAnsi="Times New Roman" w:cs="Times New Roman"/>
                <w:noProof/>
                <w:webHidden/>
                <w:sz w:val="26"/>
                <w:szCs w:val="26"/>
              </w:rPr>
              <w:tab/>
            </w:r>
            <w:r w:rsidRPr="001C277D">
              <w:rPr>
                <w:rFonts w:ascii="Times New Roman" w:hAnsi="Times New Roman" w:cs="Times New Roman"/>
                <w:noProof/>
                <w:webHidden/>
                <w:sz w:val="26"/>
                <w:szCs w:val="26"/>
              </w:rPr>
              <w:fldChar w:fldCharType="begin"/>
            </w:r>
            <w:r w:rsidRPr="001C277D">
              <w:rPr>
                <w:rFonts w:ascii="Times New Roman" w:hAnsi="Times New Roman" w:cs="Times New Roman"/>
                <w:noProof/>
                <w:webHidden/>
                <w:sz w:val="26"/>
                <w:szCs w:val="26"/>
              </w:rPr>
              <w:instrText xml:space="preserve"> PAGEREF _Toc154678579 \h </w:instrText>
            </w:r>
            <w:r w:rsidRPr="001C277D">
              <w:rPr>
                <w:rFonts w:ascii="Times New Roman" w:hAnsi="Times New Roman" w:cs="Times New Roman"/>
                <w:noProof/>
                <w:webHidden/>
                <w:sz w:val="26"/>
                <w:szCs w:val="26"/>
              </w:rPr>
            </w:r>
            <w:r w:rsidRPr="001C277D">
              <w:rPr>
                <w:rFonts w:ascii="Times New Roman" w:hAnsi="Times New Roman" w:cs="Times New Roman"/>
                <w:noProof/>
                <w:webHidden/>
                <w:sz w:val="26"/>
                <w:szCs w:val="26"/>
              </w:rPr>
              <w:fldChar w:fldCharType="separate"/>
            </w:r>
            <w:r w:rsidR="003E2725">
              <w:rPr>
                <w:rFonts w:ascii="Times New Roman" w:hAnsi="Times New Roman" w:cs="Times New Roman"/>
                <w:noProof/>
                <w:webHidden/>
                <w:sz w:val="26"/>
                <w:szCs w:val="26"/>
              </w:rPr>
              <w:t>3</w:t>
            </w:r>
            <w:r w:rsidRPr="001C277D">
              <w:rPr>
                <w:rFonts w:ascii="Times New Roman" w:hAnsi="Times New Roman" w:cs="Times New Roman"/>
                <w:noProof/>
                <w:webHidden/>
                <w:sz w:val="26"/>
                <w:szCs w:val="26"/>
              </w:rPr>
              <w:fldChar w:fldCharType="end"/>
            </w:r>
          </w:hyperlink>
        </w:p>
        <w:p w14:paraId="04EC2CBF" w14:textId="3E596F7F" w:rsidR="001C277D" w:rsidRPr="001C277D" w:rsidRDefault="001C277D">
          <w:pPr>
            <w:pStyle w:val="TOC2"/>
            <w:tabs>
              <w:tab w:val="right" w:leader="dot" w:pos="9395"/>
            </w:tabs>
            <w:rPr>
              <w:rFonts w:ascii="Times New Roman" w:eastAsiaTheme="minorEastAsia" w:hAnsi="Times New Roman" w:cs="Times New Roman"/>
              <w:b w:val="0"/>
              <w:bCs w:val="0"/>
              <w:noProof/>
              <w:kern w:val="2"/>
              <w:sz w:val="26"/>
              <w:szCs w:val="26"/>
              <w14:ligatures w14:val="standardContextual"/>
            </w:rPr>
          </w:pPr>
          <w:hyperlink w:anchor="_Toc154678580" w:history="1">
            <w:r w:rsidRPr="001C277D">
              <w:rPr>
                <w:rStyle w:val="Hyperlink"/>
                <w:rFonts w:ascii="Times New Roman" w:hAnsi="Times New Roman" w:cs="Times New Roman"/>
                <w:noProof/>
                <w:sz w:val="26"/>
                <w:szCs w:val="26"/>
              </w:rPr>
              <w:t>1.3. Cấu trúc đồ án:</w:t>
            </w:r>
            <w:r w:rsidRPr="001C277D">
              <w:rPr>
                <w:rFonts w:ascii="Times New Roman" w:hAnsi="Times New Roman" w:cs="Times New Roman"/>
                <w:noProof/>
                <w:webHidden/>
                <w:sz w:val="26"/>
                <w:szCs w:val="26"/>
              </w:rPr>
              <w:tab/>
            </w:r>
            <w:r w:rsidRPr="001C277D">
              <w:rPr>
                <w:rFonts w:ascii="Times New Roman" w:hAnsi="Times New Roman" w:cs="Times New Roman"/>
                <w:noProof/>
                <w:webHidden/>
                <w:sz w:val="26"/>
                <w:szCs w:val="26"/>
              </w:rPr>
              <w:fldChar w:fldCharType="begin"/>
            </w:r>
            <w:r w:rsidRPr="001C277D">
              <w:rPr>
                <w:rFonts w:ascii="Times New Roman" w:hAnsi="Times New Roman" w:cs="Times New Roman"/>
                <w:noProof/>
                <w:webHidden/>
                <w:sz w:val="26"/>
                <w:szCs w:val="26"/>
              </w:rPr>
              <w:instrText xml:space="preserve"> PAGEREF _Toc154678580 \h </w:instrText>
            </w:r>
            <w:r w:rsidRPr="001C277D">
              <w:rPr>
                <w:rFonts w:ascii="Times New Roman" w:hAnsi="Times New Roman" w:cs="Times New Roman"/>
                <w:noProof/>
                <w:webHidden/>
                <w:sz w:val="26"/>
                <w:szCs w:val="26"/>
              </w:rPr>
            </w:r>
            <w:r w:rsidRPr="001C277D">
              <w:rPr>
                <w:rFonts w:ascii="Times New Roman" w:hAnsi="Times New Roman" w:cs="Times New Roman"/>
                <w:noProof/>
                <w:webHidden/>
                <w:sz w:val="26"/>
                <w:szCs w:val="26"/>
              </w:rPr>
              <w:fldChar w:fldCharType="separate"/>
            </w:r>
            <w:r w:rsidR="003E2725">
              <w:rPr>
                <w:rFonts w:ascii="Times New Roman" w:hAnsi="Times New Roman" w:cs="Times New Roman"/>
                <w:noProof/>
                <w:webHidden/>
                <w:sz w:val="26"/>
                <w:szCs w:val="26"/>
              </w:rPr>
              <w:t>3</w:t>
            </w:r>
            <w:r w:rsidRPr="001C277D">
              <w:rPr>
                <w:rFonts w:ascii="Times New Roman" w:hAnsi="Times New Roman" w:cs="Times New Roman"/>
                <w:noProof/>
                <w:webHidden/>
                <w:sz w:val="26"/>
                <w:szCs w:val="26"/>
              </w:rPr>
              <w:fldChar w:fldCharType="end"/>
            </w:r>
          </w:hyperlink>
        </w:p>
        <w:p w14:paraId="737D41E6" w14:textId="7D274EB0" w:rsidR="001C277D" w:rsidRPr="001C277D" w:rsidRDefault="001C277D">
          <w:pPr>
            <w:pStyle w:val="TOC1"/>
            <w:rPr>
              <w:rFonts w:eastAsiaTheme="minorEastAsia" w:cs="Times New Roman"/>
              <w:b w:val="0"/>
              <w:bCs w:val="0"/>
              <w:iCs w:val="0"/>
              <w:noProof/>
              <w:kern w:val="2"/>
              <w:szCs w:val="26"/>
              <w14:ligatures w14:val="standardContextual"/>
            </w:rPr>
          </w:pPr>
          <w:hyperlink w:anchor="_Toc154678595" w:history="1">
            <w:r w:rsidRPr="001C277D">
              <w:rPr>
                <w:rStyle w:val="Hyperlink"/>
                <w:rFonts w:cs="Times New Roman"/>
                <w:caps/>
                <w:noProof/>
                <w:szCs w:val="26"/>
              </w:rPr>
              <w:t>CHƯƠNG 2.</w:t>
            </w:r>
            <w:r w:rsidRPr="001C277D">
              <w:rPr>
                <w:rStyle w:val="Hyperlink"/>
                <w:rFonts w:cs="Times New Roman"/>
                <w:noProof/>
                <w:szCs w:val="26"/>
              </w:rPr>
              <w:t xml:space="preserve"> CƠ SỞ LÝ THUYẾT</w:t>
            </w:r>
            <w:r w:rsidRPr="001C277D">
              <w:rPr>
                <w:rFonts w:cs="Times New Roman"/>
                <w:noProof/>
                <w:webHidden/>
                <w:szCs w:val="26"/>
              </w:rPr>
              <w:tab/>
            </w:r>
            <w:r w:rsidRPr="001C277D">
              <w:rPr>
                <w:rFonts w:cs="Times New Roman"/>
                <w:noProof/>
                <w:webHidden/>
                <w:szCs w:val="26"/>
              </w:rPr>
              <w:fldChar w:fldCharType="begin"/>
            </w:r>
            <w:r w:rsidRPr="001C277D">
              <w:rPr>
                <w:rFonts w:cs="Times New Roman"/>
                <w:noProof/>
                <w:webHidden/>
                <w:szCs w:val="26"/>
              </w:rPr>
              <w:instrText xml:space="preserve"> PAGEREF _Toc154678595 \h </w:instrText>
            </w:r>
            <w:r w:rsidRPr="001C277D">
              <w:rPr>
                <w:rFonts w:cs="Times New Roman"/>
                <w:noProof/>
                <w:webHidden/>
                <w:szCs w:val="26"/>
              </w:rPr>
            </w:r>
            <w:r w:rsidRPr="001C277D">
              <w:rPr>
                <w:rFonts w:cs="Times New Roman"/>
                <w:noProof/>
                <w:webHidden/>
                <w:szCs w:val="26"/>
              </w:rPr>
              <w:fldChar w:fldCharType="separate"/>
            </w:r>
            <w:r w:rsidR="003E2725">
              <w:rPr>
                <w:rFonts w:cs="Times New Roman"/>
                <w:noProof/>
                <w:webHidden/>
                <w:szCs w:val="26"/>
              </w:rPr>
              <w:t>4</w:t>
            </w:r>
            <w:r w:rsidRPr="001C277D">
              <w:rPr>
                <w:rFonts w:cs="Times New Roman"/>
                <w:noProof/>
                <w:webHidden/>
                <w:szCs w:val="26"/>
              </w:rPr>
              <w:fldChar w:fldCharType="end"/>
            </w:r>
          </w:hyperlink>
        </w:p>
        <w:p w14:paraId="2755FC55" w14:textId="4A014109" w:rsidR="001C277D" w:rsidRPr="001C277D" w:rsidRDefault="001C277D">
          <w:pPr>
            <w:pStyle w:val="TOC2"/>
            <w:tabs>
              <w:tab w:val="right" w:leader="dot" w:pos="9395"/>
            </w:tabs>
            <w:rPr>
              <w:rFonts w:ascii="Times New Roman" w:eastAsiaTheme="minorEastAsia" w:hAnsi="Times New Roman" w:cs="Times New Roman"/>
              <w:b w:val="0"/>
              <w:bCs w:val="0"/>
              <w:noProof/>
              <w:kern w:val="2"/>
              <w:sz w:val="26"/>
              <w:szCs w:val="26"/>
              <w14:ligatures w14:val="standardContextual"/>
            </w:rPr>
          </w:pPr>
          <w:hyperlink w:anchor="_Toc154678596" w:history="1">
            <w:r w:rsidRPr="001C277D">
              <w:rPr>
                <w:rStyle w:val="Hyperlink"/>
                <w:rFonts w:ascii="Times New Roman" w:hAnsi="Times New Roman" w:cs="Times New Roman"/>
                <w:noProof/>
                <w:sz w:val="26"/>
                <w:szCs w:val="26"/>
              </w:rPr>
              <w:t>2.1. Frontend</w:t>
            </w:r>
            <w:r w:rsidRPr="001C277D">
              <w:rPr>
                <w:rFonts w:ascii="Times New Roman" w:hAnsi="Times New Roman" w:cs="Times New Roman"/>
                <w:noProof/>
                <w:webHidden/>
                <w:sz w:val="26"/>
                <w:szCs w:val="26"/>
              </w:rPr>
              <w:tab/>
            </w:r>
            <w:r w:rsidRPr="001C277D">
              <w:rPr>
                <w:rFonts w:ascii="Times New Roman" w:hAnsi="Times New Roman" w:cs="Times New Roman"/>
                <w:noProof/>
                <w:webHidden/>
                <w:sz w:val="26"/>
                <w:szCs w:val="26"/>
              </w:rPr>
              <w:fldChar w:fldCharType="begin"/>
            </w:r>
            <w:r w:rsidRPr="001C277D">
              <w:rPr>
                <w:rFonts w:ascii="Times New Roman" w:hAnsi="Times New Roman" w:cs="Times New Roman"/>
                <w:noProof/>
                <w:webHidden/>
                <w:sz w:val="26"/>
                <w:szCs w:val="26"/>
              </w:rPr>
              <w:instrText xml:space="preserve"> PAGEREF _Toc154678596 \h </w:instrText>
            </w:r>
            <w:r w:rsidRPr="001C277D">
              <w:rPr>
                <w:rFonts w:ascii="Times New Roman" w:hAnsi="Times New Roman" w:cs="Times New Roman"/>
                <w:noProof/>
                <w:webHidden/>
                <w:sz w:val="26"/>
                <w:szCs w:val="26"/>
              </w:rPr>
            </w:r>
            <w:r w:rsidRPr="001C277D">
              <w:rPr>
                <w:rFonts w:ascii="Times New Roman" w:hAnsi="Times New Roman" w:cs="Times New Roman"/>
                <w:noProof/>
                <w:webHidden/>
                <w:sz w:val="26"/>
                <w:szCs w:val="26"/>
              </w:rPr>
              <w:fldChar w:fldCharType="separate"/>
            </w:r>
            <w:r w:rsidR="003E2725">
              <w:rPr>
                <w:rFonts w:ascii="Times New Roman" w:hAnsi="Times New Roman" w:cs="Times New Roman"/>
                <w:noProof/>
                <w:webHidden/>
                <w:sz w:val="26"/>
                <w:szCs w:val="26"/>
              </w:rPr>
              <w:t>4</w:t>
            </w:r>
            <w:r w:rsidRPr="001C277D">
              <w:rPr>
                <w:rFonts w:ascii="Times New Roman" w:hAnsi="Times New Roman" w:cs="Times New Roman"/>
                <w:noProof/>
                <w:webHidden/>
                <w:sz w:val="26"/>
                <w:szCs w:val="26"/>
              </w:rPr>
              <w:fldChar w:fldCharType="end"/>
            </w:r>
          </w:hyperlink>
        </w:p>
        <w:p w14:paraId="28BE1263" w14:textId="12E1270B" w:rsidR="001C277D" w:rsidRPr="001C277D" w:rsidRDefault="001C277D">
          <w:pPr>
            <w:pStyle w:val="TOC3"/>
            <w:tabs>
              <w:tab w:val="right" w:leader="dot" w:pos="9395"/>
            </w:tabs>
            <w:rPr>
              <w:rFonts w:ascii="Times New Roman" w:eastAsiaTheme="minorEastAsia" w:hAnsi="Times New Roman" w:cs="Times New Roman"/>
              <w:noProof/>
              <w:kern w:val="2"/>
              <w:sz w:val="26"/>
              <w:szCs w:val="26"/>
              <w14:ligatures w14:val="standardContextual"/>
            </w:rPr>
          </w:pPr>
          <w:hyperlink w:anchor="_Toc154678597" w:history="1">
            <w:r w:rsidRPr="001C277D">
              <w:rPr>
                <w:rStyle w:val="Hyperlink"/>
                <w:rFonts w:ascii="Times New Roman" w:hAnsi="Times New Roman" w:cs="Times New Roman"/>
                <w:noProof/>
                <w:sz w:val="26"/>
                <w:szCs w:val="26"/>
              </w:rPr>
              <w:t>2.1.1. HTML:</w:t>
            </w:r>
            <w:r w:rsidRPr="001C277D">
              <w:rPr>
                <w:rFonts w:ascii="Times New Roman" w:hAnsi="Times New Roman" w:cs="Times New Roman"/>
                <w:noProof/>
                <w:webHidden/>
                <w:sz w:val="26"/>
                <w:szCs w:val="26"/>
              </w:rPr>
              <w:tab/>
            </w:r>
            <w:r w:rsidRPr="001C277D">
              <w:rPr>
                <w:rFonts w:ascii="Times New Roman" w:hAnsi="Times New Roman" w:cs="Times New Roman"/>
                <w:noProof/>
                <w:webHidden/>
                <w:sz w:val="26"/>
                <w:szCs w:val="26"/>
              </w:rPr>
              <w:fldChar w:fldCharType="begin"/>
            </w:r>
            <w:r w:rsidRPr="001C277D">
              <w:rPr>
                <w:rFonts w:ascii="Times New Roman" w:hAnsi="Times New Roman" w:cs="Times New Roman"/>
                <w:noProof/>
                <w:webHidden/>
                <w:sz w:val="26"/>
                <w:szCs w:val="26"/>
              </w:rPr>
              <w:instrText xml:space="preserve"> PAGEREF _Toc154678597 \h </w:instrText>
            </w:r>
            <w:r w:rsidRPr="001C277D">
              <w:rPr>
                <w:rFonts w:ascii="Times New Roman" w:hAnsi="Times New Roman" w:cs="Times New Roman"/>
                <w:noProof/>
                <w:webHidden/>
                <w:sz w:val="26"/>
                <w:szCs w:val="26"/>
              </w:rPr>
            </w:r>
            <w:r w:rsidRPr="001C277D">
              <w:rPr>
                <w:rFonts w:ascii="Times New Roman" w:hAnsi="Times New Roman" w:cs="Times New Roman"/>
                <w:noProof/>
                <w:webHidden/>
                <w:sz w:val="26"/>
                <w:szCs w:val="26"/>
              </w:rPr>
              <w:fldChar w:fldCharType="separate"/>
            </w:r>
            <w:r w:rsidR="003E2725">
              <w:rPr>
                <w:rFonts w:ascii="Times New Roman" w:hAnsi="Times New Roman" w:cs="Times New Roman"/>
                <w:noProof/>
                <w:webHidden/>
                <w:sz w:val="26"/>
                <w:szCs w:val="26"/>
              </w:rPr>
              <w:t>4</w:t>
            </w:r>
            <w:r w:rsidRPr="001C277D">
              <w:rPr>
                <w:rFonts w:ascii="Times New Roman" w:hAnsi="Times New Roman" w:cs="Times New Roman"/>
                <w:noProof/>
                <w:webHidden/>
                <w:sz w:val="26"/>
                <w:szCs w:val="26"/>
              </w:rPr>
              <w:fldChar w:fldCharType="end"/>
            </w:r>
          </w:hyperlink>
        </w:p>
        <w:p w14:paraId="1ED41AB6" w14:textId="38263039" w:rsidR="001C277D" w:rsidRPr="001C277D" w:rsidRDefault="001C277D">
          <w:pPr>
            <w:pStyle w:val="TOC3"/>
            <w:tabs>
              <w:tab w:val="right" w:leader="dot" w:pos="9395"/>
            </w:tabs>
            <w:rPr>
              <w:rFonts w:ascii="Times New Roman" w:eastAsiaTheme="minorEastAsia" w:hAnsi="Times New Roman" w:cs="Times New Roman"/>
              <w:noProof/>
              <w:kern w:val="2"/>
              <w:sz w:val="26"/>
              <w:szCs w:val="26"/>
              <w14:ligatures w14:val="standardContextual"/>
            </w:rPr>
          </w:pPr>
          <w:hyperlink w:anchor="_Toc154678598" w:history="1">
            <w:r w:rsidRPr="001C277D">
              <w:rPr>
                <w:rStyle w:val="Hyperlink"/>
                <w:rFonts w:ascii="Times New Roman" w:hAnsi="Times New Roman" w:cs="Times New Roman"/>
                <w:noProof/>
                <w:sz w:val="26"/>
                <w:szCs w:val="26"/>
              </w:rPr>
              <w:t>2.1.2. CSS</w:t>
            </w:r>
            <w:r w:rsidRPr="001C277D">
              <w:rPr>
                <w:rFonts w:ascii="Times New Roman" w:hAnsi="Times New Roman" w:cs="Times New Roman"/>
                <w:noProof/>
                <w:webHidden/>
                <w:sz w:val="26"/>
                <w:szCs w:val="26"/>
              </w:rPr>
              <w:tab/>
            </w:r>
            <w:r w:rsidRPr="001C277D">
              <w:rPr>
                <w:rFonts w:ascii="Times New Roman" w:hAnsi="Times New Roman" w:cs="Times New Roman"/>
                <w:noProof/>
                <w:webHidden/>
                <w:sz w:val="26"/>
                <w:szCs w:val="26"/>
              </w:rPr>
              <w:fldChar w:fldCharType="begin"/>
            </w:r>
            <w:r w:rsidRPr="001C277D">
              <w:rPr>
                <w:rFonts w:ascii="Times New Roman" w:hAnsi="Times New Roman" w:cs="Times New Roman"/>
                <w:noProof/>
                <w:webHidden/>
                <w:sz w:val="26"/>
                <w:szCs w:val="26"/>
              </w:rPr>
              <w:instrText xml:space="preserve"> PAGEREF _Toc154678598 \h </w:instrText>
            </w:r>
            <w:r w:rsidRPr="001C277D">
              <w:rPr>
                <w:rFonts w:ascii="Times New Roman" w:hAnsi="Times New Roman" w:cs="Times New Roman"/>
                <w:noProof/>
                <w:webHidden/>
                <w:sz w:val="26"/>
                <w:szCs w:val="26"/>
              </w:rPr>
            </w:r>
            <w:r w:rsidRPr="001C277D">
              <w:rPr>
                <w:rFonts w:ascii="Times New Roman" w:hAnsi="Times New Roman" w:cs="Times New Roman"/>
                <w:noProof/>
                <w:webHidden/>
                <w:sz w:val="26"/>
                <w:szCs w:val="26"/>
              </w:rPr>
              <w:fldChar w:fldCharType="separate"/>
            </w:r>
            <w:r w:rsidR="003E2725">
              <w:rPr>
                <w:rFonts w:ascii="Times New Roman" w:hAnsi="Times New Roman" w:cs="Times New Roman"/>
                <w:noProof/>
                <w:webHidden/>
                <w:sz w:val="26"/>
                <w:szCs w:val="26"/>
              </w:rPr>
              <w:t>5</w:t>
            </w:r>
            <w:r w:rsidRPr="001C277D">
              <w:rPr>
                <w:rFonts w:ascii="Times New Roman" w:hAnsi="Times New Roman" w:cs="Times New Roman"/>
                <w:noProof/>
                <w:webHidden/>
                <w:sz w:val="26"/>
                <w:szCs w:val="26"/>
              </w:rPr>
              <w:fldChar w:fldCharType="end"/>
            </w:r>
          </w:hyperlink>
        </w:p>
        <w:p w14:paraId="4A117B2D" w14:textId="338D0EAA" w:rsidR="001C277D" w:rsidRPr="001C277D" w:rsidRDefault="001C277D">
          <w:pPr>
            <w:pStyle w:val="TOC3"/>
            <w:tabs>
              <w:tab w:val="right" w:leader="dot" w:pos="9395"/>
            </w:tabs>
            <w:rPr>
              <w:rFonts w:ascii="Times New Roman" w:eastAsiaTheme="minorEastAsia" w:hAnsi="Times New Roman" w:cs="Times New Roman"/>
              <w:noProof/>
              <w:kern w:val="2"/>
              <w:sz w:val="26"/>
              <w:szCs w:val="26"/>
              <w14:ligatures w14:val="standardContextual"/>
            </w:rPr>
          </w:pPr>
          <w:hyperlink w:anchor="_Toc154678599" w:history="1">
            <w:r w:rsidRPr="001C277D">
              <w:rPr>
                <w:rStyle w:val="Hyperlink"/>
                <w:rFonts w:ascii="Times New Roman" w:hAnsi="Times New Roman" w:cs="Times New Roman"/>
                <w:iCs/>
                <w:noProof/>
                <w:sz w:val="26"/>
                <w:szCs w:val="26"/>
              </w:rPr>
              <w:t>2.1.3. BOOTSTRAP:</w:t>
            </w:r>
            <w:r w:rsidRPr="001C277D">
              <w:rPr>
                <w:rFonts w:ascii="Times New Roman" w:hAnsi="Times New Roman" w:cs="Times New Roman"/>
                <w:noProof/>
                <w:webHidden/>
                <w:sz w:val="26"/>
                <w:szCs w:val="26"/>
              </w:rPr>
              <w:tab/>
            </w:r>
            <w:r w:rsidRPr="001C277D">
              <w:rPr>
                <w:rFonts w:ascii="Times New Roman" w:hAnsi="Times New Roman" w:cs="Times New Roman"/>
                <w:noProof/>
                <w:webHidden/>
                <w:sz w:val="26"/>
                <w:szCs w:val="26"/>
              </w:rPr>
              <w:fldChar w:fldCharType="begin"/>
            </w:r>
            <w:r w:rsidRPr="001C277D">
              <w:rPr>
                <w:rFonts w:ascii="Times New Roman" w:hAnsi="Times New Roman" w:cs="Times New Roman"/>
                <w:noProof/>
                <w:webHidden/>
                <w:sz w:val="26"/>
                <w:szCs w:val="26"/>
              </w:rPr>
              <w:instrText xml:space="preserve"> PAGEREF _Toc154678599 \h </w:instrText>
            </w:r>
            <w:r w:rsidRPr="001C277D">
              <w:rPr>
                <w:rFonts w:ascii="Times New Roman" w:hAnsi="Times New Roman" w:cs="Times New Roman"/>
                <w:noProof/>
                <w:webHidden/>
                <w:sz w:val="26"/>
                <w:szCs w:val="26"/>
              </w:rPr>
            </w:r>
            <w:r w:rsidRPr="001C277D">
              <w:rPr>
                <w:rFonts w:ascii="Times New Roman" w:hAnsi="Times New Roman" w:cs="Times New Roman"/>
                <w:noProof/>
                <w:webHidden/>
                <w:sz w:val="26"/>
                <w:szCs w:val="26"/>
              </w:rPr>
              <w:fldChar w:fldCharType="separate"/>
            </w:r>
            <w:r w:rsidR="003E2725">
              <w:rPr>
                <w:rFonts w:ascii="Times New Roman" w:hAnsi="Times New Roman" w:cs="Times New Roman"/>
                <w:noProof/>
                <w:webHidden/>
                <w:sz w:val="26"/>
                <w:szCs w:val="26"/>
              </w:rPr>
              <w:t>7</w:t>
            </w:r>
            <w:r w:rsidRPr="001C277D">
              <w:rPr>
                <w:rFonts w:ascii="Times New Roman" w:hAnsi="Times New Roman" w:cs="Times New Roman"/>
                <w:noProof/>
                <w:webHidden/>
                <w:sz w:val="26"/>
                <w:szCs w:val="26"/>
              </w:rPr>
              <w:fldChar w:fldCharType="end"/>
            </w:r>
          </w:hyperlink>
        </w:p>
        <w:p w14:paraId="1BAF5CFE" w14:textId="3791C317" w:rsidR="001C277D" w:rsidRPr="001C277D" w:rsidRDefault="001C277D">
          <w:pPr>
            <w:pStyle w:val="TOC3"/>
            <w:tabs>
              <w:tab w:val="right" w:leader="dot" w:pos="9395"/>
            </w:tabs>
            <w:rPr>
              <w:rFonts w:ascii="Times New Roman" w:eastAsiaTheme="minorEastAsia" w:hAnsi="Times New Roman" w:cs="Times New Roman"/>
              <w:noProof/>
              <w:kern w:val="2"/>
              <w:sz w:val="26"/>
              <w:szCs w:val="26"/>
              <w14:ligatures w14:val="standardContextual"/>
            </w:rPr>
          </w:pPr>
          <w:hyperlink w:anchor="_Toc154678600" w:history="1">
            <w:r w:rsidRPr="001C277D">
              <w:rPr>
                <w:rStyle w:val="Hyperlink"/>
                <w:rFonts w:ascii="Times New Roman" w:hAnsi="Times New Roman" w:cs="Times New Roman"/>
                <w:noProof/>
                <w:sz w:val="26"/>
                <w:szCs w:val="26"/>
              </w:rPr>
              <w:t>2.1.4. JAVASRIPT (JS):</w:t>
            </w:r>
            <w:r w:rsidRPr="001C277D">
              <w:rPr>
                <w:rFonts w:ascii="Times New Roman" w:hAnsi="Times New Roman" w:cs="Times New Roman"/>
                <w:noProof/>
                <w:webHidden/>
                <w:sz w:val="26"/>
                <w:szCs w:val="26"/>
              </w:rPr>
              <w:tab/>
            </w:r>
            <w:r w:rsidRPr="001C277D">
              <w:rPr>
                <w:rFonts w:ascii="Times New Roman" w:hAnsi="Times New Roman" w:cs="Times New Roman"/>
                <w:noProof/>
                <w:webHidden/>
                <w:sz w:val="26"/>
                <w:szCs w:val="26"/>
              </w:rPr>
              <w:fldChar w:fldCharType="begin"/>
            </w:r>
            <w:r w:rsidRPr="001C277D">
              <w:rPr>
                <w:rFonts w:ascii="Times New Roman" w:hAnsi="Times New Roman" w:cs="Times New Roman"/>
                <w:noProof/>
                <w:webHidden/>
                <w:sz w:val="26"/>
                <w:szCs w:val="26"/>
              </w:rPr>
              <w:instrText xml:space="preserve"> PAGEREF _Toc154678600 \h </w:instrText>
            </w:r>
            <w:r w:rsidRPr="001C277D">
              <w:rPr>
                <w:rFonts w:ascii="Times New Roman" w:hAnsi="Times New Roman" w:cs="Times New Roman"/>
                <w:noProof/>
                <w:webHidden/>
                <w:sz w:val="26"/>
                <w:szCs w:val="26"/>
              </w:rPr>
            </w:r>
            <w:r w:rsidRPr="001C277D">
              <w:rPr>
                <w:rFonts w:ascii="Times New Roman" w:hAnsi="Times New Roman" w:cs="Times New Roman"/>
                <w:noProof/>
                <w:webHidden/>
                <w:sz w:val="26"/>
                <w:szCs w:val="26"/>
              </w:rPr>
              <w:fldChar w:fldCharType="separate"/>
            </w:r>
            <w:r w:rsidR="003E2725">
              <w:rPr>
                <w:rFonts w:ascii="Times New Roman" w:hAnsi="Times New Roman" w:cs="Times New Roman"/>
                <w:noProof/>
                <w:webHidden/>
                <w:sz w:val="26"/>
                <w:szCs w:val="26"/>
              </w:rPr>
              <w:t>9</w:t>
            </w:r>
            <w:r w:rsidRPr="001C277D">
              <w:rPr>
                <w:rFonts w:ascii="Times New Roman" w:hAnsi="Times New Roman" w:cs="Times New Roman"/>
                <w:noProof/>
                <w:webHidden/>
                <w:sz w:val="26"/>
                <w:szCs w:val="26"/>
              </w:rPr>
              <w:fldChar w:fldCharType="end"/>
            </w:r>
          </w:hyperlink>
        </w:p>
        <w:p w14:paraId="318F487A" w14:textId="16D0A56B" w:rsidR="001C277D" w:rsidRPr="001C277D" w:rsidRDefault="001C277D">
          <w:pPr>
            <w:pStyle w:val="TOC2"/>
            <w:tabs>
              <w:tab w:val="right" w:leader="dot" w:pos="9395"/>
            </w:tabs>
            <w:rPr>
              <w:rFonts w:ascii="Times New Roman" w:eastAsiaTheme="minorEastAsia" w:hAnsi="Times New Roman" w:cs="Times New Roman"/>
              <w:b w:val="0"/>
              <w:bCs w:val="0"/>
              <w:noProof/>
              <w:kern w:val="2"/>
              <w:sz w:val="26"/>
              <w:szCs w:val="26"/>
              <w14:ligatures w14:val="standardContextual"/>
            </w:rPr>
          </w:pPr>
          <w:hyperlink w:anchor="_Toc154678601" w:history="1">
            <w:r w:rsidRPr="001C277D">
              <w:rPr>
                <w:rStyle w:val="Hyperlink"/>
                <w:rFonts w:ascii="Times New Roman" w:hAnsi="Times New Roman" w:cs="Times New Roman"/>
                <w:noProof/>
                <w:sz w:val="26"/>
                <w:szCs w:val="26"/>
              </w:rPr>
              <w:t>2.2. Backend</w:t>
            </w:r>
            <w:r w:rsidRPr="001C277D">
              <w:rPr>
                <w:rFonts w:ascii="Times New Roman" w:hAnsi="Times New Roman" w:cs="Times New Roman"/>
                <w:noProof/>
                <w:webHidden/>
                <w:sz w:val="26"/>
                <w:szCs w:val="26"/>
              </w:rPr>
              <w:tab/>
            </w:r>
            <w:r w:rsidRPr="001C277D">
              <w:rPr>
                <w:rFonts w:ascii="Times New Roman" w:hAnsi="Times New Roman" w:cs="Times New Roman"/>
                <w:noProof/>
                <w:webHidden/>
                <w:sz w:val="26"/>
                <w:szCs w:val="26"/>
              </w:rPr>
              <w:fldChar w:fldCharType="begin"/>
            </w:r>
            <w:r w:rsidRPr="001C277D">
              <w:rPr>
                <w:rFonts w:ascii="Times New Roman" w:hAnsi="Times New Roman" w:cs="Times New Roman"/>
                <w:noProof/>
                <w:webHidden/>
                <w:sz w:val="26"/>
                <w:szCs w:val="26"/>
              </w:rPr>
              <w:instrText xml:space="preserve"> PAGEREF _Toc154678601 \h </w:instrText>
            </w:r>
            <w:r w:rsidRPr="001C277D">
              <w:rPr>
                <w:rFonts w:ascii="Times New Roman" w:hAnsi="Times New Roman" w:cs="Times New Roman"/>
                <w:noProof/>
                <w:webHidden/>
                <w:sz w:val="26"/>
                <w:szCs w:val="26"/>
              </w:rPr>
            </w:r>
            <w:r w:rsidRPr="001C277D">
              <w:rPr>
                <w:rFonts w:ascii="Times New Roman" w:hAnsi="Times New Roman" w:cs="Times New Roman"/>
                <w:noProof/>
                <w:webHidden/>
                <w:sz w:val="26"/>
                <w:szCs w:val="26"/>
              </w:rPr>
              <w:fldChar w:fldCharType="separate"/>
            </w:r>
            <w:r w:rsidR="003E2725">
              <w:rPr>
                <w:rFonts w:ascii="Times New Roman" w:hAnsi="Times New Roman" w:cs="Times New Roman"/>
                <w:noProof/>
                <w:webHidden/>
                <w:sz w:val="26"/>
                <w:szCs w:val="26"/>
              </w:rPr>
              <w:t>11</w:t>
            </w:r>
            <w:r w:rsidRPr="001C277D">
              <w:rPr>
                <w:rFonts w:ascii="Times New Roman" w:hAnsi="Times New Roman" w:cs="Times New Roman"/>
                <w:noProof/>
                <w:webHidden/>
                <w:sz w:val="26"/>
                <w:szCs w:val="26"/>
              </w:rPr>
              <w:fldChar w:fldCharType="end"/>
            </w:r>
          </w:hyperlink>
        </w:p>
        <w:p w14:paraId="60DC3FBE" w14:textId="45FB4DAE" w:rsidR="001C277D" w:rsidRPr="001C277D" w:rsidRDefault="001C277D">
          <w:pPr>
            <w:pStyle w:val="TOC3"/>
            <w:tabs>
              <w:tab w:val="right" w:leader="dot" w:pos="9395"/>
            </w:tabs>
            <w:rPr>
              <w:rFonts w:ascii="Times New Roman" w:eastAsiaTheme="minorEastAsia" w:hAnsi="Times New Roman" w:cs="Times New Roman"/>
              <w:noProof/>
              <w:kern w:val="2"/>
              <w:sz w:val="26"/>
              <w:szCs w:val="26"/>
              <w14:ligatures w14:val="standardContextual"/>
            </w:rPr>
          </w:pPr>
          <w:hyperlink w:anchor="_Toc154678602" w:history="1">
            <w:r w:rsidRPr="001C277D">
              <w:rPr>
                <w:rStyle w:val="Hyperlink"/>
                <w:rFonts w:ascii="Times New Roman" w:hAnsi="Times New Roman" w:cs="Times New Roman"/>
                <w:noProof/>
                <w:sz w:val="26"/>
                <w:szCs w:val="26"/>
              </w:rPr>
              <w:t>2.2.1. Python</w:t>
            </w:r>
            <w:r w:rsidRPr="001C277D">
              <w:rPr>
                <w:rFonts w:ascii="Times New Roman" w:hAnsi="Times New Roman" w:cs="Times New Roman"/>
                <w:noProof/>
                <w:webHidden/>
                <w:sz w:val="26"/>
                <w:szCs w:val="26"/>
              </w:rPr>
              <w:tab/>
            </w:r>
            <w:r w:rsidRPr="001C277D">
              <w:rPr>
                <w:rFonts w:ascii="Times New Roman" w:hAnsi="Times New Roman" w:cs="Times New Roman"/>
                <w:noProof/>
                <w:webHidden/>
                <w:sz w:val="26"/>
                <w:szCs w:val="26"/>
              </w:rPr>
              <w:fldChar w:fldCharType="begin"/>
            </w:r>
            <w:r w:rsidRPr="001C277D">
              <w:rPr>
                <w:rFonts w:ascii="Times New Roman" w:hAnsi="Times New Roman" w:cs="Times New Roman"/>
                <w:noProof/>
                <w:webHidden/>
                <w:sz w:val="26"/>
                <w:szCs w:val="26"/>
              </w:rPr>
              <w:instrText xml:space="preserve"> PAGEREF _Toc154678602 \h </w:instrText>
            </w:r>
            <w:r w:rsidRPr="001C277D">
              <w:rPr>
                <w:rFonts w:ascii="Times New Roman" w:hAnsi="Times New Roman" w:cs="Times New Roman"/>
                <w:noProof/>
                <w:webHidden/>
                <w:sz w:val="26"/>
                <w:szCs w:val="26"/>
              </w:rPr>
            </w:r>
            <w:r w:rsidRPr="001C277D">
              <w:rPr>
                <w:rFonts w:ascii="Times New Roman" w:hAnsi="Times New Roman" w:cs="Times New Roman"/>
                <w:noProof/>
                <w:webHidden/>
                <w:sz w:val="26"/>
                <w:szCs w:val="26"/>
              </w:rPr>
              <w:fldChar w:fldCharType="separate"/>
            </w:r>
            <w:r w:rsidR="003E2725">
              <w:rPr>
                <w:rFonts w:ascii="Times New Roman" w:hAnsi="Times New Roman" w:cs="Times New Roman"/>
                <w:noProof/>
                <w:webHidden/>
                <w:sz w:val="26"/>
                <w:szCs w:val="26"/>
              </w:rPr>
              <w:t>11</w:t>
            </w:r>
            <w:r w:rsidRPr="001C277D">
              <w:rPr>
                <w:rFonts w:ascii="Times New Roman" w:hAnsi="Times New Roman" w:cs="Times New Roman"/>
                <w:noProof/>
                <w:webHidden/>
                <w:sz w:val="26"/>
                <w:szCs w:val="26"/>
              </w:rPr>
              <w:fldChar w:fldCharType="end"/>
            </w:r>
          </w:hyperlink>
        </w:p>
        <w:p w14:paraId="7C864A8A" w14:textId="29C07278" w:rsidR="001C277D" w:rsidRPr="001C277D" w:rsidRDefault="001C277D">
          <w:pPr>
            <w:pStyle w:val="TOC3"/>
            <w:tabs>
              <w:tab w:val="right" w:leader="dot" w:pos="9395"/>
            </w:tabs>
            <w:rPr>
              <w:rFonts w:ascii="Times New Roman" w:eastAsiaTheme="minorEastAsia" w:hAnsi="Times New Roman" w:cs="Times New Roman"/>
              <w:noProof/>
              <w:kern w:val="2"/>
              <w:sz w:val="26"/>
              <w:szCs w:val="26"/>
              <w14:ligatures w14:val="standardContextual"/>
            </w:rPr>
          </w:pPr>
          <w:hyperlink w:anchor="_Toc154678603" w:history="1">
            <w:r w:rsidRPr="001C277D">
              <w:rPr>
                <w:rStyle w:val="Hyperlink"/>
                <w:rFonts w:ascii="Times New Roman" w:hAnsi="Times New Roman" w:cs="Times New Roman"/>
                <w:noProof/>
                <w:sz w:val="26"/>
                <w:szCs w:val="26"/>
              </w:rPr>
              <w:t>2.2.2. Cơ sở dữ liệu MySQL</w:t>
            </w:r>
            <w:r w:rsidRPr="001C277D">
              <w:rPr>
                <w:rFonts w:ascii="Times New Roman" w:hAnsi="Times New Roman" w:cs="Times New Roman"/>
                <w:noProof/>
                <w:webHidden/>
                <w:sz w:val="26"/>
                <w:szCs w:val="26"/>
              </w:rPr>
              <w:tab/>
            </w:r>
            <w:r w:rsidRPr="001C277D">
              <w:rPr>
                <w:rFonts w:ascii="Times New Roman" w:hAnsi="Times New Roman" w:cs="Times New Roman"/>
                <w:noProof/>
                <w:webHidden/>
                <w:sz w:val="26"/>
                <w:szCs w:val="26"/>
              </w:rPr>
              <w:fldChar w:fldCharType="begin"/>
            </w:r>
            <w:r w:rsidRPr="001C277D">
              <w:rPr>
                <w:rFonts w:ascii="Times New Roman" w:hAnsi="Times New Roman" w:cs="Times New Roman"/>
                <w:noProof/>
                <w:webHidden/>
                <w:sz w:val="26"/>
                <w:szCs w:val="26"/>
              </w:rPr>
              <w:instrText xml:space="preserve"> PAGEREF _Toc154678603 \h </w:instrText>
            </w:r>
            <w:r w:rsidRPr="001C277D">
              <w:rPr>
                <w:rFonts w:ascii="Times New Roman" w:hAnsi="Times New Roman" w:cs="Times New Roman"/>
                <w:noProof/>
                <w:webHidden/>
                <w:sz w:val="26"/>
                <w:szCs w:val="26"/>
              </w:rPr>
            </w:r>
            <w:r w:rsidRPr="001C277D">
              <w:rPr>
                <w:rFonts w:ascii="Times New Roman" w:hAnsi="Times New Roman" w:cs="Times New Roman"/>
                <w:noProof/>
                <w:webHidden/>
                <w:sz w:val="26"/>
                <w:szCs w:val="26"/>
              </w:rPr>
              <w:fldChar w:fldCharType="separate"/>
            </w:r>
            <w:r w:rsidR="003E2725">
              <w:rPr>
                <w:rFonts w:ascii="Times New Roman" w:hAnsi="Times New Roman" w:cs="Times New Roman"/>
                <w:noProof/>
                <w:webHidden/>
                <w:sz w:val="26"/>
                <w:szCs w:val="26"/>
              </w:rPr>
              <w:t>12</w:t>
            </w:r>
            <w:r w:rsidRPr="001C277D">
              <w:rPr>
                <w:rFonts w:ascii="Times New Roman" w:hAnsi="Times New Roman" w:cs="Times New Roman"/>
                <w:noProof/>
                <w:webHidden/>
                <w:sz w:val="26"/>
                <w:szCs w:val="26"/>
              </w:rPr>
              <w:fldChar w:fldCharType="end"/>
            </w:r>
          </w:hyperlink>
        </w:p>
        <w:p w14:paraId="46E68D43" w14:textId="71102F91" w:rsidR="001C277D" w:rsidRPr="001C277D" w:rsidRDefault="001C277D">
          <w:pPr>
            <w:pStyle w:val="TOC3"/>
            <w:tabs>
              <w:tab w:val="right" w:leader="dot" w:pos="9395"/>
            </w:tabs>
            <w:rPr>
              <w:rFonts w:ascii="Times New Roman" w:eastAsiaTheme="minorEastAsia" w:hAnsi="Times New Roman" w:cs="Times New Roman"/>
              <w:noProof/>
              <w:kern w:val="2"/>
              <w:sz w:val="26"/>
              <w:szCs w:val="26"/>
              <w14:ligatures w14:val="standardContextual"/>
            </w:rPr>
          </w:pPr>
          <w:hyperlink w:anchor="_Toc154678604" w:history="1">
            <w:r w:rsidRPr="001C277D">
              <w:rPr>
                <w:rStyle w:val="Hyperlink"/>
                <w:rFonts w:ascii="Times New Roman" w:hAnsi="Times New Roman" w:cs="Times New Roman"/>
                <w:noProof/>
                <w:sz w:val="26"/>
                <w:szCs w:val="26"/>
              </w:rPr>
              <w:t>2.2.3. FastAPI</w:t>
            </w:r>
            <w:r w:rsidRPr="001C277D">
              <w:rPr>
                <w:rFonts w:ascii="Times New Roman" w:hAnsi="Times New Roman" w:cs="Times New Roman"/>
                <w:noProof/>
                <w:webHidden/>
                <w:sz w:val="26"/>
                <w:szCs w:val="26"/>
              </w:rPr>
              <w:tab/>
            </w:r>
            <w:r w:rsidRPr="001C277D">
              <w:rPr>
                <w:rFonts w:ascii="Times New Roman" w:hAnsi="Times New Roman" w:cs="Times New Roman"/>
                <w:noProof/>
                <w:webHidden/>
                <w:sz w:val="26"/>
                <w:szCs w:val="26"/>
              </w:rPr>
              <w:fldChar w:fldCharType="begin"/>
            </w:r>
            <w:r w:rsidRPr="001C277D">
              <w:rPr>
                <w:rFonts w:ascii="Times New Roman" w:hAnsi="Times New Roman" w:cs="Times New Roman"/>
                <w:noProof/>
                <w:webHidden/>
                <w:sz w:val="26"/>
                <w:szCs w:val="26"/>
              </w:rPr>
              <w:instrText xml:space="preserve"> PAGEREF _Toc154678604 \h </w:instrText>
            </w:r>
            <w:r w:rsidRPr="001C277D">
              <w:rPr>
                <w:rFonts w:ascii="Times New Roman" w:hAnsi="Times New Roman" w:cs="Times New Roman"/>
                <w:noProof/>
                <w:webHidden/>
                <w:sz w:val="26"/>
                <w:szCs w:val="26"/>
              </w:rPr>
            </w:r>
            <w:r w:rsidRPr="001C277D">
              <w:rPr>
                <w:rFonts w:ascii="Times New Roman" w:hAnsi="Times New Roman" w:cs="Times New Roman"/>
                <w:noProof/>
                <w:webHidden/>
                <w:sz w:val="26"/>
                <w:szCs w:val="26"/>
              </w:rPr>
              <w:fldChar w:fldCharType="separate"/>
            </w:r>
            <w:r w:rsidR="003E2725">
              <w:rPr>
                <w:rFonts w:ascii="Times New Roman" w:hAnsi="Times New Roman" w:cs="Times New Roman"/>
                <w:noProof/>
                <w:webHidden/>
                <w:sz w:val="26"/>
                <w:szCs w:val="26"/>
              </w:rPr>
              <w:t>14</w:t>
            </w:r>
            <w:r w:rsidRPr="001C277D">
              <w:rPr>
                <w:rFonts w:ascii="Times New Roman" w:hAnsi="Times New Roman" w:cs="Times New Roman"/>
                <w:noProof/>
                <w:webHidden/>
                <w:sz w:val="26"/>
                <w:szCs w:val="26"/>
              </w:rPr>
              <w:fldChar w:fldCharType="end"/>
            </w:r>
          </w:hyperlink>
        </w:p>
        <w:p w14:paraId="15C62A5F" w14:textId="645AAA51" w:rsidR="001C277D" w:rsidRPr="001C277D" w:rsidRDefault="001C277D">
          <w:pPr>
            <w:pStyle w:val="TOC3"/>
            <w:tabs>
              <w:tab w:val="right" w:leader="dot" w:pos="9395"/>
            </w:tabs>
            <w:rPr>
              <w:rFonts w:ascii="Times New Roman" w:eastAsiaTheme="minorEastAsia" w:hAnsi="Times New Roman" w:cs="Times New Roman"/>
              <w:noProof/>
              <w:kern w:val="2"/>
              <w:sz w:val="26"/>
              <w:szCs w:val="26"/>
              <w14:ligatures w14:val="standardContextual"/>
            </w:rPr>
          </w:pPr>
          <w:hyperlink w:anchor="_Toc154678605" w:history="1">
            <w:r w:rsidRPr="001C277D">
              <w:rPr>
                <w:rStyle w:val="Hyperlink"/>
                <w:rFonts w:ascii="Times New Roman" w:hAnsi="Times New Roman" w:cs="Times New Roman"/>
                <w:noProof/>
                <w:sz w:val="26"/>
                <w:szCs w:val="26"/>
              </w:rPr>
              <w:t>2.2.4. KNN (K-Nearest Neighbors)</w:t>
            </w:r>
            <w:r w:rsidRPr="001C277D">
              <w:rPr>
                <w:rFonts w:ascii="Times New Roman" w:hAnsi="Times New Roman" w:cs="Times New Roman"/>
                <w:noProof/>
                <w:webHidden/>
                <w:sz w:val="26"/>
                <w:szCs w:val="26"/>
              </w:rPr>
              <w:tab/>
            </w:r>
            <w:r w:rsidRPr="001C277D">
              <w:rPr>
                <w:rFonts w:ascii="Times New Roman" w:hAnsi="Times New Roman" w:cs="Times New Roman"/>
                <w:noProof/>
                <w:webHidden/>
                <w:sz w:val="26"/>
                <w:szCs w:val="26"/>
              </w:rPr>
              <w:fldChar w:fldCharType="begin"/>
            </w:r>
            <w:r w:rsidRPr="001C277D">
              <w:rPr>
                <w:rFonts w:ascii="Times New Roman" w:hAnsi="Times New Roman" w:cs="Times New Roman"/>
                <w:noProof/>
                <w:webHidden/>
                <w:sz w:val="26"/>
                <w:szCs w:val="26"/>
              </w:rPr>
              <w:instrText xml:space="preserve"> PAGEREF _Toc154678605 \h </w:instrText>
            </w:r>
            <w:r w:rsidRPr="001C277D">
              <w:rPr>
                <w:rFonts w:ascii="Times New Roman" w:hAnsi="Times New Roman" w:cs="Times New Roman"/>
                <w:noProof/>
                <w:webHidden/>
                <w:sz w:val="26"/>
                <w:szCs w:val="26"/>
              </w:rPr>
            </w:r>
            <w:r w:rsidRPr="001C277D">
              <w:rPr>
                <w:rFonts w:ascii="Times New Roman" w:hAnsi="Times New Roman" w:cs="Times New Roman"/>
                <w:noProof/>
                <w:webHidden/>
                <w:sz w:val="26"/>
                <w:szCs w:val="26"/>
              </w:rPr>
              <w:fldChar w:fldCharType="separate"/>
            </w:r>
            <w:r w:rsidR="003E2725">
              <w:rPr>
                <w:rFonts w:ascii="Times New Roman" w:hAnsi="Times New Roman" w:cs="Times New Roman"/>
                <w:noProof/>
                <w:webHidden/>
                <w:sz w:val="26"/>
                <w:szCs w:val="26"/>
              </w:rPr>
              <w:t>15</w:t>
            </w:r>
            <w:r w:rsidRPr="001C277D">
              <w:rPr>
                <w:rFonts w:ascii="Times New Roman" w:hAnsi="Times New Roman" w:cs="Times New Roman"/>
                <w:noProof/>
                <w:webHidden/>
                <w:sz w:val="26"/>
                <w:szCs w:val="26"/>
              </w:rPr>
              <w:fldChar w:fldCharType="end"/>
            </w:r>
          </w:hyperlink>
        </w:p>
        <w:p w14:paraId="6E54289E" w14:textId="3AE2F46F" w:rsidR="001C277D" w:rsidRPr="001C277D" w:rsidRDefault="001C277D">
          <w:pPr>
            <w:pStyle w:val="TOC3"/>
            <w:tabs>
              <w:tab w:val="right" w:leader="dot" w:pos="9395"/>
            </w:tabs>
            <w:rPr>
              <w:rFonts w:ascii="Times New Roman" w:eastAsiaTheme="minorEastAsia" w:hAnsi="Times New Roman" w:cs="Times New Roman"/>
              <w:noProof/>
              <w:kern w:val="2"/>
              <w:sz w:val="26"/>
              <w:szCs w:val="26"/>
              <w14:ligatures w14:val="standardContextual"/>
            </w:rPr>
          </w:pPr>
          <w:hyperlink w:anchor="_Toc154678606" w:history="1">
            <w:r w:rsidRPr="001C277D">
              <w:rPr>
                <w:rStyle w:val="Hyperlink"/>
                <w:rFonts w:ascii="Times New Roman" w:hAnsi="Times New Roman" w:cs="Times New Roman"/>
                <w:noProof/>
                <w:sz w:val="26"/>
                <w:szCs w:val="26"/>
              </w:rPr>
              <w:t>2.2.5. Boto3</w:t>
            </w:r>
            <w:r w:rsidRPr="001C277D">
              <w:rPr>
                <w:rFonts w:ascii="Times New Roman" w:hAnsi="Times New Roman" w:cs="Times New Roman"/>
                <w:noProof/>
                <w:webHidden/>
                <w:sz w:val="26"/>
                <w:szCs w:val="26"/>
              </w:rPr>
              <w:tab/>
            </w:r>
            <w:r w:rsidRPr="001C277D">
              <w:rPr>
                <w:rFonts w:ascii="Times New Roman" w:hAnsi="Times New Roman" w:cs="Times New Roman"/>
                <w:noProof/>
                <w:webHidden/>
                <w:sz w:val="26"/>
                <w:szCs w:val="26"/>
              </w:rPr>
              <w:fldChar w:fldCharType="begin"/>
            </w:r>
            <w:r w:rsidRPr="001C277D">
              <w:rPr>
                <w:rFonts w:ascii="Times New Roman" w:hAnsi="Times New Roman" w:cs="Times New Roman"/>
                <w:noProof/>
                <w:webHidden/>
                <w:sz w:val="26"/>
                <w:szCs w:val="26"/>
              </w:rPr>
              <w:instrText xml:space="preserve"> PAGEREF _Toc154678606 \h </w:instrText>
            </w:r>
            <w:r w:rsidRPr="001C277D">
              <w:rPr>
                <w:rFonts w:ascii="Times New Roman" w:hAnsi="Times New Roman" w:cs="Times New Roman"/>
                <w:noProof/>
                <w:webHidden/>
                <w:sz w:val="26"/>
                <w:szCs w:val="26"/>
              </w:rPr>
            </w:r>
            <w:r w:rsidRPr="001C277D">
              <w:rPr>
                <w:rFonts w:ascii="Times New Roman" w:hAnsi="Times New Roman" w:cs="Times New Roman"/>
                <w:noProof/>
                <w:webHidden/>
                <w:sz w:val="26"/>
                <w:szCs w:val="26"/>
              </w:rPr>
              <w:fldChar w:fldCharType="separate"/>
            </w:r>
            <w:r w:rsidR="003E2725">
              <w:rPr>
                <w:rFonts w:ascii="Times New Roman" w:hAnsi="Times New Roman" w:cs="Times New Roman"/>
                <w:noProof/>
                <w:webHidden/>
                <w:sz w:val="26"/>
                <w:szCs w:val="26"/>
              </w:rPr>
              <w:t>16</w:t>
            </w:r>
            <w:r w:rsidRPr="001C277D">
              <w:rPr>
                <w:rFonts w:ascii="Times New Roman" w:hAnsi="Times New Roman" w:cs="Times New Roman"/>
                <w:noProof/>
                <w:webHidden/>
                <w:sz w:val="26"/>
                <w:szCs w:val="26"/>
              </w:rPr>
              <w:fldChar w:fldCharType="end"/>
            </w:r>
          </w:hyperlink>
        </w:p>
        <w:p w14:paraId="2DA738C0" w14:textId="2B0B227E" w:rsidR="001C277D" w:rsidRPr="001C277D" w:rsidRDefault="001C277D">
          <w:pPr>
            <w:pStyle w:val="TOC3"/>
            <w:tabs>
              <w:tab w:val="right" w:leader="dot" w:pos="9395"/>
            </w:tabs>
            <w:rPr>
              <w:rFonts w:ascii="Times New Roman" w:eastAsiaTheme="minorEastAsia" w:hAnsi="Times New Roman" w:cs="Times New Roman"/>
              <w:noProof/>
              <w:kern w:val="2"/>
              <w:sz w:val="26"/>
              <w:szCs w:val="26"/>
              <w14:ligatures w14:val="standardContextual"/>
            </w:rPr>
          </w:pPr>
          <w:hyperlink w:anchor="_Toc154678607" w:history="1">
            <w:r w:rsidRPr="001C277D">
              <w:rPr>
                <w:rStyle w:val="Hyperlink"/>
                <w:rFonts w:ascii="Times New Roman" w:hAnsi="Times New Roman" w:cs="Times New Roman"/>
                <w:noProof/>
                <w:sz w:val="26"/>
                <w:szCs w:val="26"/>
              </w:rPr>
              <w:t>Ngoài ra, sử dụng các thư viện trong Python như: PIL, bcrypt, pandas, sqlite3,…</w:t>
            </w:r>
            <w:r w:rsidRPr="001C277D">
              <w:rPr>
                <w:rFonts w:ascii="Times New Roman" w:hAnsi="Times New Roman" w:cs="Times New Roman"/>
                <w:noProof/>
                <w:webHidden/>
                <w:sz w:val="26"/>
                <w:szCs w:val="26"/>
              </w:rPr>
              <w:tab/>
            </w:r>
            <w:r w:rsidRPr="001C277D">
              <w:rPr>
                <w:rFonts w:ascii="Times New Roman" w:hAnsi="Times New Roman" w:cs="Times New Roman"/>
                <w:noProof/>
                <w:webHidden/>
                <w:sz w:val="26"/>
                <w:szCs w:val="26"/>
              </w:rPr>
              <w:fldChar w:fldCharType="begin"/>
            </w:r>
            <w:r w:rsidRPr="001C277D">
              <w:rPr>
                <w:rFonts w:ascii="Times New Roman" w:hAnsi="Times New Roman" w:cs="Times New Roman"/>
                <w:noProof/>
                <w:webHidden/>
                <w:sz w:val="26"/>
                <w:szCs w:val="26"/>
              </w:rPr>
              <w:instrText xml:space="preserve"> PAGEREF _Toc154678607 \h </w:instrText>
            </w:r>
            <w:r w:rsidRPr="001C277D">
              <w:rPr>
                <w:rFonts w:ascii="Times New Roman" w:hAnsi="Times New Roman" w:cs="Times New Roman"/>
                <w:noProof/>
                <w:webHidden/>
                <w:sz w:val="26"/>
                <w:szCs w:val="26"/>
              </w:rPr>
            </w:r>
            <w:r w:rsidRPr="001C277D">
              <w:rPr>
                <w:rFonts w:ascii="Times New Roman" w:hAnsi="Times New Roman" w:cs="Times New Roman"/>
                <w:noProof/>
                <w:webHidden/>
                <w:sz w:val="26"/>
                <w:szCs w:val="26"/>
              </w:rPr>
              <w:fldChar w:fldCharType="separate"/>
            </w:r>
            <w:r w:rsidR="003E2725">
              <w:rPr>
                <w:rFonts w:ascii="Times New Roman" w:hAnsi="Times New Roman" w:cs="Times New Roman"/>
                <w:noProof/>
                <w:webHidden/>
                <w:sz w:val="26"/>
                <w:szCs w:val="26"/>
              </w:rPr>
              <w:t>18</w:t>
            </w:r>
            <w:r w:rsidRPr="001C277D">
              <w:rPr>
                <w:rFonts w:ascii="Times New Roman" w:hAnsi="Times New Roman" w:cs="Times New Roman"/>
                <w:noProof/>
                <w:webHidden/>
                <w:sz w:val="26"/>
                <w:szCs w:val="26"/>
              </w:rPr>
              <w:fldChar w:fldCharType="end"/>
            </w:r>
          </w:hyperlink>
        </w:p>
        <w:p w14:paraId="0338E144" w14:textId="0B0333B4" w:rsidR="001C277D" w:rsidRPr="001C277D" w:rsidRDefault="001C277D">
          <w:pPr>
            <w:pStyle w:val="TOC1"/>
            <w:rPr>
              <w:rFonts w:eastAsiaTheme="minorEastAsia" w:cs="Times New Roman"/>
              <w:b w:val="0"/>
              <w:bCs w:val="0"/>
              <w:iCs w:val="0"/>
              <w:noProof/>
              <w:kern w:val="2"/>
              <w:szCs w:val="26"/>
              <w14:ligatures w14:val="standardContextual"/>
            </w:rPr>
          </w:pPr>
          <w:hyperlink w:anchor="_Toc154678608" w:history="1">
            <w:r w:rsidRPr="001C277D">
              <w:rPr>
                <w:rStyle w:val="Hyperlink"/>
                <w:rFonts w:cs="Times New Roman"/>
                <w:caps/>
                <w:noProof/>
                <w:szCs w:val="26"/>
              </w:rPr>
              <w:t>CHƯƠNG 3.</w:t>
            </w:r>
            <w:r w:rsidRPr="001C277D">
              <w:rPr>
                <w:rStyle w:val="Hyperlink"/>
                <w:rFonts w:cs="Times New Roman"/>
                <w:noProof/>
                <w:szCs w:val="26"/>
              </w:rPr>
              <w:t xml:space="preserve"> KẾT QUẢ THỰC NGHIỆM</w:t>
            </w:r>
            <w:r w:rsidRPr="001C277D">
              <w:rPr>
                <w:rFonts w:cs="Times New Roman"/>
                <w:noProof/>
                <w:webHidden/>
                <w:szCs w:val="26"/>
              </w:rPr>
              <w:tab/>
            </w:r>
            <w:r w:rsidRPr="001C277D">
              <w:rPr>
                <w:rFonts w:cs="Times New Roman"/>
                <w:noProof/>
                <w:webHidden/>
                <w:szCs w:val="26"/>
              </w:rPr>
              <w:fldChar w:fldCharType="begin"/>
            </w:r>
            <w:r w:rsidRPr="001C277D">
              <w:rPr>
                <w:rFonts w:cs="Times New Roman"/>
                <w:noProof/>
                <w:webHidden/>
                <w:szCs w:val="26"/>
              </w:rPr>
              <w:instrText xml:space="preserve"> PAGEREF _Toc154678608 \h </w:instrText>
            </w:r>
            <w:r w:rsidRPr="001C277D">
              <w:rPr>
                <w:rFonts w:cs="Times New Roman"/>
                <w:noProof/>
                <w:webHidden/>
                <w:szCs w:val="26"/>
              </w:rPr>
            </w:r>
            <w:r w:rsidRPr="001C277D">
              <w:rPr>
                <w:rFonts w:cs="Times New Roman"/>
                <w:noProof/>
                <w:webHidden/>
                <w:szCs w:val="26"/>
              </w:rPr>
              <w:fldChar w:fldCharType="separate"/>
            </w:r>
            <w:r w:rsidR="003E2725">
              <w:rPr>
                <w:rFonts w:cs="Times New Roman"/>
                <w:noProof/>
                <w:webHidden/>
                <w:szCs w:val="26"/>
              </w:rPr>
              <w:t>19</w:t>
            </w:r>
            <w:r w:rsidRPr="001C277D">
              <w:rPr>
                <w:rFonts w:cs="Times New Roman"/>
                <w:noProof/>
                <w:webHidden/>
                <w:szCs w:val="26"/>
              </w:rPr>
              <w:fldChar w:fldCharType="end"/>
            </w:r>
          </w:hyperlink>
        </w:p>
        <w:p w14:paraId="38269411" w14:textId="6E9F56E8" w:rsidR="001C277D" w:rsidRPr="001C277D" w:rsidRDefault="001C277D">
          <w:pPr>
            <w:pStyle w:val="TOC2"/>
            <w:tabs>
              <w:tab w:val="right" w:leader="dot" w:pos="9395"/>
            </w:tabs>
            <w:rPr>
              <w:rFonts w:ascii="Times New Roman" w:eastAsiaTheme="minorEastAsia" w:hAnsi="Times New Roman" w:cs="Times New Roman"/>
              <w:b w:val="0"/>
              <w:bCs w:val="0"/>
              <w:noProof/>
              <w:kern w:val="2"/>
              <w:sz w:val="26"/>
              <w:szCs w:val="26"/>
              <w14:ligatures w14:val="standardContextual"/>
            </w:rPr>
          </w:pPr>
          <w:hyperlink w:anchor="_Toc154678609" w:history="1">
            <w:r w:rsidRPr="001C277D">
              <w:rPr>
                <w:rStyle w:val="Hyperlink"/>
                <w:rFonts w:ascii="Times New Roman" w:hAnsi="Times New Roman" w:cs="Times New Roman"/>
                <w:noProof/>
                <w:sz w:val="26"/>
                <w:szCs w:val="26"/>
              </w:rPr>
              <w:t>3.1. Phân tích thiết kế hệ thống</w:t>
            </w:r>
            <w:r w:rsidRPr="001C277D">
              <w:rPr>
                <w:rFonts w:ascii="Times New Roman" w:hAnsi="Times New Roman" w:cs="Times New Roman"/>
                <w:noProof/>
                <w:webHidden/>
                <w:sz w:val="26"/>
                <w:szCs w:val="26"/>
              </w:rPr>
              <w:tab/>
            </w:r>
            <w:r w:rsidRPr="001C277D">
              <w:rPr>
                <w:rFonts w:ascii="Times New Roman" w:hAnsi="Times New Roman" w:cs="Times New Roman"/>
                <w:noProof/>
                <w:webHidden/>
                <w:sz w:val="26"/>
                <w:szCs w:val="26"/>
              </w:rPr>
              <w:fldChar w:fldCharType="begin"/>
            </w:r>
            <w:r w:rsidRPr="001C277D">
              <w:rPr>
                <w:rFonts w:ascii="Times New Roman" w:hAnsi="Times New Roman" w:cs="Times New Roman"/>
                <w:noProof/>
                <w:webHidden/>
                <w:sz w:val="26"/>
                <w:szCs w:val="26"/>
              </w:rPr>
              <w:instrText xml:space="preserve"> PAGEREF _Toc154678609 \h </w:instrText>
            </w:r>
            <w:r w:rsidRPr="001C277D">
              <w:rPr>
                <w:rFonts w:ascii="Times New Roman" w:hAnsi="Times New Roman" w:cs="Times New Roman"/>
                <w:noProof/>
                <w:webHidden/>
                <w:sz w:val="26"/>
                <w:szCs w:val="26"/>
              </w:rPr>
            </w:r>
            <w:r w:rsidRPr="001C277D">
              <w:rPr>
                <w:rFonts w:ascii="Times New Roman" w:hAnsi="Times New Roman" w:cs="Times New Roman"/>
                <w:noProof/>
                <w:webHidden/>
                <w:sz w:val="26"/>
                <w:szCs w:val="26"/>
              </w:rPr>
              <w:fldChar w:fldCharType="separate"/>
            </w:r>
            <w:r w:rsidR="003E2725">
              <w:rPr>
                <w:rFonts w:ascii="Times New Roman" w:hAnsi="Times New Roman" w:cs="Times New Roman"/>
                <w:noProof/>
                <w:webHidden/>
                <w:sz w:val="26"/>
                <w:szCs w:val="26"/>
              </w:rPr>
              <w:t>19</w:t>
            </w:r>
            <w:r w:rsidRPr="001C277D">
              <w:rPr>
                <w:rFonts w:ascii="Times New Roman" w:hAnsi="Times New Roman" w:cs="Times New Roman"/>
                <w:noProof/>
                <w:webHidden/>
                <w:sz w:val="26"/>
                <w:szCs w:val="26"/>
              </w:rPr>
              <w:fldChar w:fldCharType="end"/>
            </w:r>
          </w:hyperlink>
        </w:p>
        <w:p w14:paraId="3B0B2A05" w14:textId="3AA5BB4F" w:rsidR="001C277D" w:rsidRPr="001C277D" w:rsidRDefault="001C277D">
          <w:pPr>
            <w:pStyle w:val="TOC3"/>
            <w:tabs>
              <w:tab w:val="right" w:leader="dot" w:pos="9395"/>
            </w:tabs>
            <w:rPr>
              <w:rFonts w:ascii="Times New Roman" w:eastAsiaTheme="minorEastAsia" w:hAnsi="Times New Roman" w:cs="Times New Roman"/>
              <w:noProof/>
              <w:kern w:val="2"/>
              <w:sz w:val="26"/>
              <w:szCs w:val="26"/>
              <w14:ligatures w14:val="standardContextual"/>
            </w:rPr>
          </w:pPr>
          <w:hyperlink w:anchor="_Toc154678610" w:history="1">
            <w:r w:rsidRPr="001C277D">
              <w:rPr>
                <w:rStyle w:val="Hyperlink"/>
                <w:rFonts w:ascii="Times New Roman" w:hAnsi="Times New Roman" w:cs="Times New Roman"/>
                <w:noProof/>
                <w:sz w:val="26"/>
                <w:szCs w:val="26"/>
              </w:rPr>
              <w:t>3.1.1. Mô hình thực thể quan hệ (ERD):</w:t>
            </w:r>
            <w:r w:rsidRPr="001C277D">
              <w:rPr>
                <w:rFonts w:ascii="Times New Roman" w:hAnsi="Times New Roman" w:cs="Times New Roman"/>
                <w:noProof/>
                <w:webHidden/>
                <w:sz w:val="26"/>
                <w:szCs w:val="26"/>
              </w:rPr>
              <w:tab/>
            </w:r>
            <w:r w:rsidRPr="001C277D">
              <w:rPr>
                <w:rFonts w:ascii="Times New Roman" w:hAnsi="Times New Roman" w:cs="Times New Roman"/>
                <w:noProof/>
                <w:webHidden/>
                <w:sz w:val="26"/>
                <w:szCs w:val="26"/>
              </w:rPr>
              <w:fldChar w:fldCharType="begin"/>
            </w:r>
            <w:r w:rsidRPr="001C277D">
              <w:rPr>
                <w:rFonts w:ascii="Times New Roman" w:hAnsi="Times New Roman" w:cs="Times New Roman"/>
                <w:noProof/>
                <w:webHidden/>
                <w:sz w:val="26"/>
                <w:szCs w:val="26"/>
              </w:rPr>
              <w:instrText xml:space="preserve"> PAGEREF _Toc154678610 \h </w:instrText>
            </w:r>
            <w:r w:rsidRPr="001C277D">
              <w:rPr>
                <w:rFonts w:ascii="Times New Roman" w:hAnsi="Times New Roman" w:cs="Times New Roman"/>
                <w:noProof/>
                <w:webHidden/>
                <w:sz w:val="26"/>
                <w:szCs w:val="26"/>
              </w:rPr>
            </w:r>
            <w:r w:rsidRPr="001C277D">
              <w:rPr>
                <w:rFonts w:ascii="Times New Roman" w:hAnsi="Times New Roman" w:cs="Times New Roman"/>
                <w:noProof/>
                <w:webHidden/>
                <w:sz w:val="26"/>
                <w:szCs w:val="26"/>
              </w:rPr>
              <w:fldChar w:fldCharType="separate"/>
            </w:r>
            <w:r w:rsidR="003E2725">
              <w:rPr>
                <w:rFonts w:ascii="Times New Roman" w:hAnsi="Times New Roman" w:cs="Times New Roman"/>
                <w:noProof/>
                <w:webHidden/>
                <w:sz w:val="26"/>
                <w:szCs w:val="26"/>
              </w:rPr>
              <w:t>19</w:t>
            </w:r>
            <w:r w:rsidRPr="001C277D">
              <w:rPr>
                <w:rFonts w:ascii="Times New Roman" w:hAnsi="Times New Roman" w:cs="Times New Roman"/>
                <w:noProof/>
                <w:webHidden/>
                <w:sz w:val="26"/>
                <w:szCs w:val="26"/>
              </w:rPr>
              <w:fldChar w:fldCharType="end"/>
            </w:r>
          </w:hyperlink>
        </w:p>
        <w:p w14:paraId="3657C421" w14:textId="07E15466" w:rsidR="001C277D" w:rsidRPr="001C277D" w:rsidRDefault="001C277D">
          <w:pPr>
            <w:pStyle w:val="TOC3"/>
            <w:tabs>
              <w:tab w:val="right" w:leader="dot" w:pos="9395"/>
            </w:tabs>
            <w:rPr>
              <w:rFonts w:ascii="Times New Roman" w:eastAsiaTheme="minorEastAsia" w:hAnsi="Times New Roman" w:cs="Times New Roman"/>
              <w:noProof/>
              <w:kern w:val="2"/>
              <w:sz w:val="26"/>
              <w:szCs w:val="26"/>
              <w14:ligatures w14:val="standardContextual"/>
            </w:rPr>
          </w:pPr>
          <w:hyperlink w:anchor="_Toc154678611" w:history="1">
            <w:r w:rsidRPr="001C277D">
              <w:rPr>
                <w:rStyle w:val="Hyperlink"/>
                <w:rFonts w:ascii="Times New Roman" w:hAnsi="Times New Roman" w:cs="Times New Roman"/>
                <w:noProof/>
                <w:sz w:val="26"/>
                <w:szCs w:val="26"/>
              </w:rPr>
              <w:t>3.1.2. Sơ đồ Usecase:</w:t>
            </w:r>
            <w:r w:rsidRPr="001C277D">
              <w:rPr>
                <w:rFonts w:ascii="Times New Roman" w:hAnsi="Times New Roman" w:cs="Times New Roman"/>
                <w:noProof/>
                <w:webHidden/>
                <w:sz w:val="26"/>
                <w:szCs w:val="26"/>
              </w:rPr>
              <w:tab/>
            </w:r>
            <w:r w:rsidRPr="001C277D">
              <w:rPr>
                <w:rFonts w:ascii="Times New Roman" w:hAnsi="Times New Roman" w:cs="Times New Roman"/>
                <w:noProof/>
                <w:webHidden/>
                <w:sz w:val="26"/>
                <w:szCs w:val="26"/>
              </w:rPr>
              <w:fldChar w:fldCharType="begin"/>
            </w:r>
            <w:r w:rsidRPr="001C277D">
              <w:rPr>
                <w:rFonts w:ascii="Times New Roman" w:hAnsi="Times New Roman" w:cs="Times New Roman"/>
                <w:noProof/>
                <w:webHidden/>
                <w:sz w:val="26"/>
                <w:szCs w:val="26"/>
              </w:rPr>
              <w:instrText xml:space="preserve"> PAGEREF _Toc154678611 \h </w:instrText>
            </w:r>
            <w:r w:rsidRPr="001C277D">
              <w:rPr>
                <w:rFonts w:ascii="Times New Roman" w:hAnsi="Times New Roman" w:cs="Times New Roman"/>
                <w:noProof/>
                <w:webHidden/>
                <w:sz w:val="26"/>
                <w:szCs w:val="26"/>
              </w:rPr>
            </w:r>
            <w:r w:rsidRPr="001C277D">
              <w:rPr>
                <w:rFonts w:ascii="Times New Roman" w:hAnsi="Times New Roman" w:cs="Times New Roman"/>
                <w:noProof/>
                <w:webHidden/>
                <w:sz w:val="26"/>
                <w:szCs w:val="26"/>
              </w:rPr>
              <w:fldChar w:fldCharType="separate"/>
            </w:r>
            <w:r w:rsidR="003E2725">
              <w:rPr>
                <w:rFonts w:ascii="Times New Roman" w:hAnsi="Times New Roman" w:cs="Times New Roman"/>
                <w:noProof/>
                <w:webHidden/>
                <w:sz w:val="26"/>
                <w:szCs w:val="26"/>
              </w:rPr>
              <w:t>19</w:t>
            </w:r>
            <w:r w:rsidRPr="001C277D">
              <w:rPr>
                <w:rFonts w:ascii="Times New Roman" w:hAnsi="Times New Roman" w:cs="Times New Roman"/>
                <w:noProof/>
                <w:webHidden/>
                <w:sz w:val="26"/>
                <w:szCs w:val="26"/>
              </w:rPr>
              <w:fldChar w:fldCharType="end"/>
            </w:r>
          </w:hyperlink>
        </w:p>
        <w:p w14:paraId="600BF64F" w14:textId="5052A4B6" w:rsidR="001C277D" w:rsidRPr="001C277D" w:rsidRDefault="001C277D">
          <w:pPr>
            <w:pStyle w:val="TOC3"/>
            <w:tabs>
              <w:tab w:val="right" w:leader="dot" w:pos="9395"/>
            </w:tabs>
            <w:rPr>
              <w:rFonts w:ascii="Times New Roman" w:eastAsiaTheme="minorEastAsia" w:hAnsi="Times New Roman" w:cs="Times New Roman"/>
              <w:noProof/>
              <w:kern w:val="2"/>
              <w:sz w:val="26"/>
              <w:szCs w:val="26"/>
              <w14:ligatures w14:val="standardContextual"/>
            </w:rPr>
          </w:pPr>
          <w:hyperlink w:anchor="_Toc154678612" w:history="1">
            <w:r w:rsidRPr="001C277D">
              <w:rPr>
                <w:rStyle w:val="Hyperlink"/>
                <w:rFonts w:ascii="Times New Roman" w:hAnsi="Times New Roman" w:cs="Times New Roman"/>
                <w:noProof/>
                <w:sz w:val="26"/>
                <w:szCs w:val="26"/>
              </w:rPr>
              <w:t>3.1.3. Mô hình cơ sở dữ liệu:</w:t>
            </w:r>
            <w:r w:rsidRPr="001C277D">
              <w:rPr>
                <w:rFonts w:ascii="Times New Roman" w:hAnsi="Times New Roman" w:cs="Times New Roman"/>
                <w:noProof/>
                <w:webHidden/>
                <w:sz w:val="26"/>
                <w:szCs w:val="26"/>
              </w:rPr>
              <w:tab/>
            </w:r>
            <w:r w:rsidRPr="001C277D">
              <w:rPr>
                <w:rFonts w:ascii="Times New Roman" w:hAnsi="Times New Roman" w:cs="Times New Roman"/>
                <w:noProof/>
                <w:webHidden/>
                <w:sz w:val="26"/>
                <w:szCs w:val="26"/>
              </w:rPr>
              <w:fldChar w:fldCharType="begin"/>
            </w:r>
            <w:r w:rsidRPr="001C277D">
              <w:rPr>
                <w:rFonts w:ascii="Times New Roman" w:hAnsi="Times New Roman" w:cs="Times New Roman"/>
                <w:noProof/>
                <w:webHidden/>
                <w:sz w:val="26"/>
                <w:szCs w:val="26"/>
              </w:rPr>
              <w:instrText xml:space="preserve"> PAGEREF _Toc154678612 \h </w:instrText>
            </w:r>
            <w:r w:rsidRPr="001C277D">
              <w:rPr>
                <w:rFonts w:ascii="Times New Roman" w:hAnsi="Times New Roman" w:cs="Times New Roman"/>
                <w:noProof/>
                <w:webHidden/>
                <w:sz w:val="26"/>
                <w:szCs w:val="26"/>
              </w:rPr>
            </w:r>
            <w:r w:rsidRPr="001C277D">
              <w:rPr>
                <w:rFonts w:ascii="Times New Roman" w:hAnsi="Times New Roman" w:cs="Times New Roman"/>
                <w:noProof/>
                <w:webHidden/>
                <w:sz w:val="26"/>
                <w:szCs w:val="26"/>
              </w:rPr>
              <w:fldChar w:fldCharType="separate"/>
            </w:r>
            <w:r w:rsidR="003E2725">
              <w:rPr>
                <w:rFonts w:ascii="Times New Roman" w:hAnsi="Times New Roman" w:cs="Times New Roman"/>
                <w:noProof/>
                <w:webHidden/>
                <w:sz w:val="26"/>
                <w:szCs w:val="26"/>
              </w:rPr>
              <w:t>22</w:t>
            </w:r>
            <w:r w:rsidRPr="001C277D">
              <w:rPr>
                <w:rFonts w:ascii="Times New Roman" w:hAnsi="Times New Roman" w:cs="Times New Roman"/>
                <w:noProof/>
                <w:webHidden/>
                <w:sz w:val="26"/>
                <w:szCs w:val="26"/>
              </w:rPr>
              <w:fldChar w:fldCharType="end"/>
            </w:r>
          </w:hyperlink>
        </w:p>
        <w:p w14:paraId="45F52A1D" w14:textId="601B8FBB" w:rsidR="001C277D" w:rsidRPr="001C277D" w:rsidRDefault="001C277D">
          <w:pPr>
            <w:pStyle w:val="TOC2"/>
            <w:tabs>
              <w:tab w:val="right" w:leader="dot" w:pos="9395"/>
            </w:tabs>
            <w:rPr>
              <w:rFonts w:ascii="Times New Roman" w:eastAsiaTheme="minorEastAsia" w:hAnsi="Times New Roman" w:cs="Times New Roman"/>
              <w:b w:val="0"/>
              <w:bCs w:val="0"/>
              <w:noProof/>
              <w:kern w:val="2"/>
              <w:sz w:val="26"/>
              <w:szCs w:val="26"/>
              <w14:ligatures w14:val="standardContextual"/>
            </w:rPr>
          </w:pPr>
          <w:hyperlink w:anchor="_Toc154678615" w:history="1">
            <w:r w:rsidRPr="001C277D">
              <w:rPr>
                <w:rStyle w:val="Hyperlink"/>
                <w:rFonts w:ascii="Times New Roman" w:hAnsi="Times New Roman" w:cs="Times New Roman"/>
                <w:noProof/>
                <w:sz w:val="26"/>
                <w:szCs w:val="26"/>
              </w:rPr>
              <w:t>3.2. Giao diện Website</w:t>
            </w:r>
            <w:r w:rsidRPr="001C277D">
              <w:rPr>
                <w:rFonts w:ascii="Times New Roman" w:hAnsi="Times New Roman" w:cs="Times New Roman"/>
                <w:noProof/>
                <w:webHidden/>
                <w:sz w:val="26"/>
                <w:szCs w:val="26"/>
              </w:rPr>
              <w:tab/>
            </w:r>
            <w:r w:rsidRPr="001C277D">
              <w:rPr>
                <w:rFonts w:ascii="Times New Roman" w:hAnsi="Times New Roman" w:cs="Times New Roman"/>
                <w:noProof/>
                <w:webHidden/>
                <w:sz w:val="26"/>
                <w:szCs w:val="26"/>
              </w:rPr>
              <w:fldChar w:fldCharType="begin"/>
            </w:r>
            <w:r w:rsidRPr="001C277D">
              <w:rPr>
                <w:rFonts w:ascii="Times New Roman" w:hAnsi="Times New Roman" w:cs="Times New Roman"/>
                <w:noProof/>
                <w:webHidden/>
                <w:sz w:val="26"/>
                <w:szCs w:val="26"/>
              </w:rPr>
              <w:instrText xml:space="preserve"> PAGEREF _Toc154678615 \h </w:instrText>
            </w:r>
            <w:r w:rsidRPr="001C277D">
              <w:rPr>
                <w:rFonts w:ascii="Times New Roman" w:hAnsi="Times New Roman" w:cs="Times New Roman"/>
                <w:noProof/>
                <w:webHidden/>
                <w:sz w:val="26"/>
                <w:szCs w:val="26"/>
              </w:rPr>
            </w:r>
            <w:r w:rsidRPr="001C277D">
              <w:rPr>
                <w:rFonts w:ascii="Times New Roman" w:hAnsi="Times New Roman" w:cs="Times New Roman"/>
                <w:noProof/>
                <w:webHidden/>
                <w:sz w:val="26"/>
                <w:szCs w:val="26"/>
              </w:rPr>
              <w:fldChar w:fldCharType="separate"/>
            </w:r>
            <w:r w:rsidR="003E2725">
              <w:rPr>
                <w:rFonts w:ascii="Times New Roman" w:hAnsi="Times New Roman" w:cs="Times New Roman"/>
                <w:noProof/>
                <w:webHidden/>
                <w:sz w:val="26"/>
                <w:szCs w:val="26"/>
              </w:rPr>
              <w:t>25</w:t>
            </w:r>
            <w:r w:rsidRPr="001C277D">
              <w:rPr>
                <w:rFonts w:ascii="Times New Roman" w:hAnsi="Times New Roman" w:cs="Times New Roman"/>
                <w:noProof/>
                <w:webHidden/>
                <w:sz w:val="26"/>
                <w:szCs w:val="26"/>
              </w:rPr>
              <w:fldChar w:fldCharType="end"/>
            </w:r>
          </w:hyperlink>
        </w:p>
        <w:p w14:paraId="695D6636" w14:textId="0BF18979" w:rsidR="001C277D" w:rsidRPr="001C277D" w:rsidRDefault="001C277D">
          <w:pPr>
            <w:pStyle w:val="TOC3"/>
            <w:tabs>
              <w:tab w:val="right" w:leader="dot" w:pos="9395"/>
            </w:tabs>
            <w:rPr>
              <w:rFonts w:ascii="Times New Roman" w:eastAsiaTheme="minorEastAsia" w:hAnsi="Times New Roman" w:cs="Times New Roman"/>
              <w:noProof/>
              <w:kern w:val="2"/>
              <w:sz w:val="26"/>
              <w:szCs w:val="26"/>
              <w14:ligatures w14:val="standardContextual"/>
            </w:rPr>
          </w:pPr>
          <w:hyperlink w:anchor="_Toc154678616" w:history="1">
            <w:r w:rsidRPr="001C277D">
              <w:rPr>
                <w:rStyle w:val="Hyperlink"/>
                <w:rFonts w:ascii="Times New Roman" w:hAnsi="Times New Roman" w:cs="Times New Roman"/>
                <w:noProof/>
                <w:sz w:val="26"/>
                <w:szCs w:val="26"/>
              </w:rPr>
              <w:t>3.2.1. Các giai đoạn hoàn thành website:</w:t>
            </w:r>
            <w:r w:rsidRPr="001C277D">
              <w:rPr>
                <w:rFonts w:ascii="Times New Roman" w:hAnsi="Times New Roman" w:cs="Times New Roman"/>
                <w:noProof/>
                <w:webHidden/>
                <w:sz w:val="26"/>
                <w:szCs w:val="26"/>
              </w:rPr>
              <w:tab/>
            </w:r>
            <w:r w:rsidRPr="001C277D">
              <w:rPr>
                <w:rFonts w:ascii="Times New Roman" w:hAnsi="Times New Roman" w:cs="Times New Roman"/>
                <w:noProof/>
                <w:webHidden/>
                <w:sz w:val="26"/>
                <w:szCs w:val="26"/>
              </w:rPr>
              <w:fldChar w:fldCharType="begin"/>
            </w:r>
            <w:r w:rsidRPr="001C277D">
              <w:rPr>
                <w:rFonts w:ascii="Times New Roman" w:hAnsi="Times New Roman" w:cs="Times New Roman"/>
                <w:noProof/>
                <w:webHidden/>
                <w:sz w:val="26"/>
                <w:szCs w:val="26"/>
              </w:rPr>
              <w:instrText xml:space="preserve"> PAGEREF _Toc154678616 \h </w:instrText>
            </w:r>
            <w:r w:rsidRPr="001C277D">
              <w:rPr>
                <w:rFonts w:ascii="Times New Roman" w:hAnsi="Times New Roman" w:cs="Times New Roman"/>
                <w:noProof/>
                <w:webHidden/>
                <w:sz w:val="26"/>
                <w:szCs w:val="26"/>
              </w:rPr>
            </w:r>
            <w:r w:rsidRPr="001C277D">
              <w:rPr>
                <w:rFonts w:ascii="Times New Roman" w:hAnsi="Times New Roman" w:cs="Times New Roman"/>
                <w:noProof/>
                <w:webHidden/>
                <w:sz w:val="26"/>
                <w:szCs w:val="26"/>
              </w:rPr>
              <w:fldChar w:fldCharType="separate"/>
            </w:r>
            <w:r w:rsidR="003E2725">
              <w:rPr>
                <w:rFonts w:ascii="Times New Roman" w:hAnsi="Times New Roman" w:cs="Times New Roman"/>
                <w:noProof/>
                <w:webHidden/>
                <w:sz w:val="26"/>
                <w:szCs w:val="26"/>
              </w:rPr>
              <w:t>25</w:t>
            </w:r>
            <w:r w:rsidRPr="001C277D">
              <w:rPr>
                <w:rFonts w:ascii="Times New Roman" w:hAnsi="Times New Roman" w:cs="Times New Roman"/>
                <w:noProof/>
                <w:webHidden/>
                <w:sz w:val="26"/>
                <w:szCs w:val="26"/>
              </w:rPr>
              <w:fldChar w:fldCharType="end"/>
            </w:r>
          </w:hyperlink>
        </w:p>
        <w:p w14:paraId="3F2710FD" w14:textId="727C08B6" w:rsidR="001C277D" w:rsidRPr="001C277D" w:rsidRDefault="001C277D">
          <w:pPr>
            <w:pStyle w:val="TOC3"/>
            <w:tabs>
              <w:tab w:val="right" w:leader="dot" w:pos="9395"/>
            </w:tabs>
            <w:rPr>
              <w:rFonts w:ascii="Times New Roman" w:eastAsiaTheme="minorEastAsia" w:hAnsi="Times New Roman" w:cs="Times New Roman"/>
              <w:noProof/>
              <w:kern w:val="2"/>
              <w:sz w:val="26"/>
              <w:szCs w:val="26"/>
              <w14:ligatures w14:val="standardContextual"/>
            </w:rPr>
          </w:pPr>
          <w:hyperlink w:anchor="_Toc154678617" w:history="1">
            <w:r w:rsidRPr="001C277D">
              <w:rPr>
                <w:rStyle w:val="Hyperlink"/>
                <w:rFonts w:ascii="Times New Roman" w:hAnsi="Times New Roman" w:cs="Times New Roman"/>
                <w:noProof/>
                <w:sz w:val="26"/>
                <w:szCs w:val="26"/>
              </w:rPr>
              <w:t>3.2.2. Giao diện người dùng:</w:t>
            </w:r>
            <w:r w:rsidRPr="001C277D">
              <w:rPr>
                <w:rFonts w:ascii="Times New Roman" w:hAnsi="Times New Roman" w:cs="Times New Roman"/>
                <w:noProof/>
                <w:webHidden/>
                <w:sz w:val="26"/>
                <w:szCs w:val="26"/>
              </w:rPr>
              <w:tab/>
            </w:r>
            <w:r w:rsidRPr="001C277D">
              <w:rPr>
                <w:rFonts w:ascii="Times New Roman" w:hAnsi="Times New Roman" w:cs="Times New Roman"/>
                <w:noProof/>
                <w:webHidden/>
                <w:sz w:val="26"/>
                <w:szCs w:val="26"/>
              </w:rPr>
              <w:fldChar w:fldCharType="begin"/>
            </w:r>
            <w:r w:rsidRPr="001C277D">
              <w:rPr>
                <w:rFonts w:ascii="Times New Roman" w:hAnsi="Times New Roman" w:cs="Times New Roman"/>
                <w:noProof/>
                <w:webHidden/>
                <w:sz w:val="26"/>
                <w:szCs w:val="26"/>
              </w:rPr>
              <w:instrText xml:space="preserve"> PAGEREF _Toc154678617 \h </w:instrText>
            </w:r>
            <w:r w:rsidRPr="001C277D">
              <w:rPr>
                <w:rFonts w:ascii="Times New Roman" w:hAnsi="Times New Roman" w:cs="Times New Roman"/>
                <w:noProof/>
                <w:webHidden/>
                <w:sz w:val="26"/>
                <w:szCs w:val="26"/>
              </w:rPr>
            </w:r>
            <w:r w:rsidRPr="001C277D">
              <w:rPr>
                <w:rFonts w:ascii="Times New Roman" w:hAnsi="Times New Roman" w:cs="Times New Roman"/>
                <w:noProof/>
                <w:webHidden/>
                <w:sz w:val="26"/>
                <w:szCs w:val="26"/>
              </w:rPr>
              <w:fldChar w:fldCharType="separate"/>
            </w:r>
            <w:r w:rsidR="003E2725">
              <w:rPr>
                <w:rFonts w:ascii="Times New Roman" w:hAnsi="Times New Roman" w:cs="Times New Roman"/>
                <w:noProof/>
                <w:webHidden/>
                <w:sz w:val="26"/>
                <w:szCs w:val="26"/>
              </w:rPr>
              <w:t>25</w:t>
            </w:r>
            <w:r w:rsidRPr="001C277D">
              <w:rPr>
                <w:rFonts w:ascii="Times New Roman" w:hAnsi="Times New Roman" w:cs="Times New Roman"/>
                <w:noProof/>
                <w:webHidden/>
                <w:sz w:val="26"/>
                <w:szCs w:val="26"/>
              </w:rPr>
              <w:fldChar w:fldCharType="end"/>
            </w:r>
          </w:hyperlink>
        </w:p>
        <w:p w14:paraId="58C39EEA" w14:textId="5C106382" w:rsidR="001C277D" w:rsidRPr="001C277D" w:rsidRDefault="001C277D">
          <w:pPr>
            <w:pStyle w:val="TOC3"/>
            <w:tabs>
              <w:tab w:val="right" w:leader="dot" w:pos="9395"/>
            </w:tabs>
            <w:rPr>
              <w:rFonts w:ascii="Times New Roman" w:eastAsiaTheme="minorEastAsia" w:hAnsi="Times New Roman" w:cs="Times New Roman"/>
              <w:noProof/>
              <w:kern w:val="2"/>
              <w:sz w:val="26"/>
              <w:szCs w:val="26"/>
              <w14:ligatures w14:val="standardContextual"/>
            </w:rPr>
          </w:pPr>
          <w:hyperlink w:anchor="_Toc154678618" w:history="1">
            <w:r w:rsidRPr="001C277D">
              <w:rPr>
                <w:rStyle w:val="Hyperlink"/>
                <w:rFonts w:ascii="Times New Roman" w:hAnsi="Times New Roman" w:cs="Times New Roman"/>
                <w:noProof/>
                <w:sz w:val="26"/>
                <w:szCs w:val="26"/>
              </w:rPr>
              <w:t>3.2.3. Giao diện admin:</w:t>
            </w:r>
            <w:r w:rsidRPr="001C277D">
              <w:rPr>
                <w:rFonts w:ascii="Times New Roman" w:hAnsi="Times New Roman" w:cs="Times New Roman"/>
                <w:noProof/>
                <w:webHidden/>
                <w:sz w:val="26"/>
                <w:szCs w:val="26"/>
              </w:rPr>
              <w:tab/>
            </w:r>
            <w:r w:rsidRPr="001C277D">
              <w:rPr>
                <w:rFonts w:ascii="Times New Roman" w:hAnsi="Times New Roman" w:cs="Times New Roman"/>
                <w:noProof/>
                <w:webHidden/>
                <w:sz w:val="26"/>
                <w:szCs w:val="26"/>
              </w:rPr>
              <w:fldChar w:fldCharType="begin"/>
            </w:r>
            <w:r w:rsidRPr="001C277D">
              <w:rPr>
                <w:rFonts w:ascii="Times New Roman" w:hAnsi="Times New Roman" w:cs="Times New Roman"/>
                <w:noProof/>
                <w:webHidden/>
                <w:sz w:val="26"/>
                <w:szCs w:val="26"/>
              </w:rPr>
              <w:instrText xml:space="preserve"> PAGEREF _Toc154678618 \h </w:instrText>
            </w:r>
            <w:r w:rsidRPr="001C277D">
              <w:rPr>
                <w:rFonts w:ascii="Times New Roman" w:hAnsi="Times New Roman" w:cs="Times New Roman"/>
                <w:noProof/>
                <w:webHidden/>
                <w:sz w:val="26"/>
                <w:szCs w:val="26"/>
              </w:rPr>
            </w:r>
            <w:r w:rsidRPr="001C277D">
              <w:rPr>
                <w:rFonts w:ascii="Times New Roman" w:hAnsi="Times New Roman" w:cs="Times New Roman"/>
                <w:noProof/>
                <w:webHidden/>
                <w:sz w:val="26"/>
                <w:szCs w:val="26"/>
              </w:rPr>
              <w:fldChar w:fldCharType="separate"/>
            </w:r>
            <w:r w:rsidR="003E2725">
              <w:rPr>
                <w:rFonts w:ascii="Times New Roman" w:hAnsi="Times New Roman" w:cs="Times New Roman"/>
                <w:noProof/>
                <w:webHidden/>
                <w:sz w:val="26"/>
                <w:szCs w:val="26"/>
              </w:rPr>
              <w:t>31</w:t>
            </w:r>
            <w:r w:rsidRPr="001C277D">
              <w:rPr>
                <w:rFonts w:ascii="Times New Roman" w:hAnsi="Times New Roman" w:cs="Times New Roman"/>
                <w:noProof/>
                <w:webHidden/>
                <w:sz w:val="26"/>
                <w:szCs w:val="26"/>
              </w:rPr>
              <w:fldChar w:fldCharType="end"/>
            </w:r>
          </w:hyperlink>
        </w:p>
        <w:p w14:paraId="63B44B27" w14:textId="0499F4BC" w:rsidR="001C277D" w:rsidRPr="001C277D" w:rsidRDefault="001C277D">
          <w:pPr>
            <w:pStyle w:val="TOC1"/>
            <w:rPr>
              <w:rFonts w:eastAsiaTheme="minorEastAsia" w:cs="Times New Roman"/>
              <w:b w:val="0"/>
              <w:bCs w:val="0"/>
              <w:iCs w:val="0"/>
              <w:noProof/>
              <w:kern w:val="2"/>
              <w:szCs w:val="26"/>
              <w14:ligatures w14:val="standardContextual"/>
            </w:rPr>
          </w:pPr>
          <w:hyperlink w:anchor="_Toc154678619" w:history="1">
            <w:r w:rsidRPr="001C277D">
              <w:rPr>
                <w:rStyle w:val="Hyperlink"/>
                <w:rFonts w:cs="Times New Roman"/>
                <w:caps/>
                <w:noProof/>
                <w:szCs w:val="26"/>
              </w:rPr>
              <w:t>CHƯƠNG 4.</w:t>
            </w:r>
            <w:r w:rsidRPr="001C277D">
              <w:rPr>
                <w:rStyle w:val="Hyperlink"/>
                <w:rFonts w:cs="Times New Roman"/>
                <w:noProof/>
                <w:szCs w:val="26"/>
              </w:rPr>
              <w:t xml:space="preserve"> KẾT LUẬN VÀ KIẾN NGHỊ</w:t>
            </w:r>
            <w:r w:rsidRPr="001C277D">
              <w:rPr>
                <w:rFonts w:cs="Times New Roman"/>
                <w:noProof/>
                <w:webHidden/>
                <w:szCs w:val="26"/>
              </w:rPr>
              <w:tab/>
            </w:r>
            <w:r w:rsidRPr="001C277D">
              <w:rPr>
                <w:rFonts w:cs="Times New Roman"/>
                <w:noProof/>
                <w:webHidden/>
                <w:szCs w:val="26"/>
              </w:rPr>
              <w:fldChar w:fldCharType="begin"/>
            </w:r>
            <w:r w:rsidRPr="001C277D">
              <w:rPr>
                <w:rFonts w:cs="Times New Roman"/>
                <w:noProof/>
                <w:webHidden/>
                <w:szCs w:val="26"/>
              </w:rPr>
              <w:instrText xml:space="preserve"> PAGEREF _Toc154678619 \h </w:instrText>
            </w:r>
            <w:r w:rsidRPr="001C277D">
              <w:rPr>
                <w:rFonts w:cs="Times New Roman"/>
                <w:noProof/>
                <w:webHidden/>
                <w:szCs w:val="26"/>
              </w:rPr>
            </w:r>
            <w:r w:rsidRPr="001C277D">
              <w:rPr>
                <w:rFonts w:cs="Times New Roman"/>
                <w:noProof/>
                <w:webHidden/>
                <w:szCs w:val="26"/>
              </w:rPr>
              <w:fldChar w:fldCharType="separate"/>
            </w:r>
            <w:r w:rsidR="003E2725">
              <w:rPr>
                <w:rFonts w:cs="Times New Roman"/>
                <w:noProof/>
                <w:webHidden/>
                <w:szCs w:val="26"/>
              </w:rPr>
              <w:t>37</w:t>
            </w:r>
            <w:r w:rsidRPr="001C277D">
              <w:rPr>
                <w:rFonts w:cs="Times New Roman"/>
                <w:noProof/>
                <w:webHidden/>
                <w:szCs w:val="26"/>
              </w:rPr>
              <w:fldChar w:fldCharType="end"/>
            </w:r>
          </w:hyperlink>
        </w:p>
        <w:p w14:paraId="16B3F056" w14:textId="5D0DC9FF" w:rsidR="001C277D" w:rsidRPr="001C277D" w:rsidRDefault="001C277D">
          <w:pPr>
            <w:pStyle w:val="TOC2"/>
            <w:tabs>
              <w:tab w:val="right" w:leader="dot" w:pos="9395"/>
            </w:tabs>
            <w:rPr>
              <w:rFonts w:ascii="Times New Roman" w:eastAsiaTheme="minorEastAsia" w:hAnsi="Times New Roman" w:cs="Times New Roman"/>
              <w:b w:val="0"/>
              <w:bCs w:val="0"/>
              <w:noProof/>
              <w:kern w:val="2"/>
              <w:sz w:val="26"/>
              <w:szCs w:val="26"/>
              <w14:ligatures w14:val="standardContextual"/>
            </w:rPr>
          </w:pPr>
          <w:hyperlink w:anchor="_Toc154678620" w:history="1">
            <w:r w:rsidRPr="001C277D">
              <w:rPr>
                <w:rStyle w:val="Hyperlink"/>
                <w:rFonts w:ascii="Times New Roman" w:hAnsi="Times New Roman" w:cs="Times New Roman"/>
                <w:noProof/>
                <w:sz w:val="26"/>
                <w:szCs w:val="26"/>
              </w:rPr>
              <w:t>4.1. Kết luận</w:t>
            </w:r>
            <w:r w:rsidRPr="001C277D">
              <w:rPr>
                <w:rFonts w:ascii="Times New Roman" w:hAnsi="Times New Roman" w:cs="Times New Roman"/>
                <w:noProof/>
                <w:webHidden/>
                <w:sz w:val="26"/>
                <w:szCs w:val="26"/>
              </w:rPr>
              <w:tab/>
            </w:r>
            <w:r w:rsidRPr="001C277D">
              <w:rPr>
                <w:rFonts w:ascii="Times New Roman" w:hAnsi="Times New Roman" w:cs="Times New Roman"/>
                <w:noProof/>
                <w:webHidden/>
                <w:sz w:val="26"/>
                <w:szCs w:val="26"/>
              </w:rPr>
              <w:fldChar w:fldCharType="begin"/>
            </w:r>
            <w:r w:rsidRPr="001C277D">
              <w:rPr>
                <w:rFonts w:ascii="Times New Roman" w:hAnsi="Times New Roman" w:cs="Times New Roman"/>
                <w:noProof/>
                <w:webHidden/>
                <w:sz w:val="26"/>
                <w:szCs w:val="26"/>
              </w:rPr>
              <w:instrText xml:space="preserve"> PAGEREF _Toc154678620 \h </w:instrText>
            </w:r>
            <w:r w:rsidRPr="001C277D">
              <w:rPr>
                <w:rFonts w:ascii="Times New Roman" w:hAnsi="Times New Roman" w:cs="Times New Roman"/>
                <w:noProof/>
                <w:webHidden/>
                <w:sz w:val="26"/>
                <w:szCs w:val="26"/>
              </w:rPr>
            </w:r>
            <w:r w:rsidRPr="001C277D">
              <w:rPr>
                <w:rFonts w:ascii="Times New Roman" w:hAnsi="Times New Roman" w:cs="Times New Roman"/>
                <w:noProof/>
                <w:webHidden/>
                <w:sz w:val="26"/>
                <w:szCs w:val="26"/>
              </w:rPr>
              <w:fldChar w:fldCharType="separate"/>
            </w:r>
            <w:r w:rsidR="003E2725">
              <w:rPr>
                <w:rFonts w:ascii="Times New Roman" w:hAnsi="Times New Roman" w:cs="Times New Roman"/>
                <w:noProof/>
                <w:webHidden/>
                <w:sz w:val="26"/>
                <w:szCs w:val="26"/>
              </w:rPr>
              <w:t>37</w:t>
            </w:r>
            <w:r w:rsidRPr="001C277D">
              <w:rPr>
                <w:rFonts w:ascii="Times New Roman" w:hAnsi="Times New Roman" w:cs="Times New Roman"/>
                <w:noProof/>
                <w:webHidden/>
                <w:sz w:val="26"/>
                <w:szCs w:val="26"/>
              </w:rPr>
              <w:fldChar w:fldCharType="end"/>
            </w:r>
          </w:hyperlink>
        </w:p>
        <w:p w14:paraId="1017CC91" w14:textId="464C2F18" w:rsidR="001C277D" w:rsidRPr="001C277D" w:rsidRDefault="001C277D">
          <w:pPr>
            <w:pStyle w:val="TOC2"/>
            <w:tabs>
              <w:tab w:val="right" w:leader="dot" w:pos="9395"/>
            </w:tabs>
            <w:rPr>
              <w:rFonts w:ascii="Times New Roman" w:eastAsiaTheme="minorEastAsia" w:hAnsi="Times New Roman" w:cs="Times New Roman"/>
              <w:b w:val="0"/>
              <w:bCs w:val="0"/>
              <w:noProof/>
              <w:kern w:val="2"/>
              <w:sz w:val="26"/>
              <w:szCs w:val="26"/>
              <w14:ligatures w14:val="standardContextual"/>
            </w:rPr>
          </w:pPr>
          <w:hyperlink w:anchor="_Toc154678621" w:history="1">
            <w:r w:rsidRPr="001C277D">
              <w:rPr>
                <w:rStyle w:val="Hyperlink"/>
                <w:rFonts w:ascii="Times New Roman" w:hAnsi="Times New Roman" w:cs="Times New Roman"/>
                <w:noProof/>
                <w:sz w:val="26"/>
                <w:szCs w:val="26"/>
              </w:rPr>
              <w:t>4.2. Hướng phát triển:</w:t>
            </w:r>
            <w:r w:rsidRPr="001C277D">
              <w:rPr>
                <w:rFonts w:ascii="Times New Roman" w:hAnsi="Times New Roman" w:cs="Times New Roman"/>
                <w:noProof/>
                <w:webHidden/>
                <w:sz w:val="26"/>
                <w:szCs w:val="26"/>
              </w:rPr>
              <w:tab/>
            </w:r>
            <w:r w:rsidRPr="001C277D">
              <w:rPr>
                <w:rFonts w:ascii="Times New Roman" w:hAnsi="Times New Roman" w:cs="Times New Roman"/>
                <w:noProof/>
                <w:webHidden/>
                <w:sz w:val="26"/>
                <w:szCs w:val="26"/>
              </w:rPr>
              <w:fldChar w:fldCharType="begin"/>
            </w:r>
            <w:r w:rsidRPr="001C277D">
              <w:rPr>
                <w:rFonts w:ascii="Times New Roman" w:hAnsi="Times New Roman" w:cs="Times New Roman"/>
                <w:noProof/>
                <w:webHidden/>
                <w:sz w:val="26"/>
                <w:szCs w:val="26"/>
              </w:rPr>
              <w:instrText xml:space="preserve"> PAGEREF _Toc154678621 \h </w:instrText>
            </w:r>
            <w:r w:rsidRPr="001C277D">
              <w:rPr>
                <w:rFonts w:ascii="Times New Roman" w:hAnsi="Times New Roman" w:cs="Times New Roman"/>
                <w:noProof/>
                <w:webHidden/>
                <w:sz w:val="26"/>
                <w:szCs w:val="26"/>
              </w:rPr>
            </w:r>
            <w:r w:rsidRPr="001C277D">
              <w:rPr>
                <w:rFonts w:ascii="Times New Roman" w:hAnsi="Times New Roman" w:cs="Times New Roman"/>
                <w:noProof/>
                <w:webHidden/>
                <w:sz w:val="26"/>
                <w:szCs w:val="26"/>
              </w:rPr>
              <w:fldChar w:fldCharType="separate"/>
            </w:r>
            <w:r w:rsidR="003E2725">
              <w:rPr>
                <w:rFonts w:ascii="Times New Roman" w:hAnsi="Times New Roman" w:cs="Times New Roman"/>
                <w:noProof/>
                <w:webHidden/>
                <w:sz w:val="26"/>
                <w:szCs w:val="26"/>
              </w:rPr>
              <w:t>37</w:t>
            </w:r>
            <w:r w:rsidRPr="001C277D">
              <w:rPr>
                <w:rFonts w:ascii="Times New Roman" w:hAnsi="Times New Roman" w:cs="Times New Roman"/>
                <w:noProof/>
                <w:webHidden/>
                <w:sz w:val="26"/>
                <w:szCs w:val="26"/>
              </w:rPr>
              <w:fldChar w:fldCharType="end"/>
            </w:r>
          </w:hyperlink>
        </w:p>
        <w:p w14:paraId="7001EA38" w14:textId="7C0F886D" w:rsidR="00573383" w:rsidRDefault="00573383" w:rsidP="00F93B44">
          <w:pPr>
            <w:jc w:val="both"/>
          </w:pPr>
          <w:r>
            <w:rPr>
              <w:b/>
              <w:bCs/>
              <w:noProof/>
            </w:rPr>
            <w:fldChar w:fldCharType="end"/>
          </w:r>
        </w:p>
      </w:sdtContent>
    </w:sdt>
    <w:p w14:paraId="6A63062B" w14:textId="7942FC7F" w:rsidR="006F280F" w:rsidRPr="006F280F" w:rsidDel="00C002BF" w:rsidRDefault="006F280F" w:rsidP="007856D4">
      <w:pPr>
        <w:rPr>
          <w:del w:id="7" w:author="ĐÀNG ANH MIN ROG" w:date="2023-06-11T06:53:00Z"/>
          <w:b/>
          <w:color w:val="000000"/>
          <w:sz w:val="32"/>
          <w:szCs w:val="32"/>
        </w:rPr>
      </w:pPr>
      <w:del w:id="8" w:author="ĐÀNG ANH MIN ROG" w:date="2023-06-11T06:53:00Z">
        <w:r w:rsidDel="00C002BF">
          <w:rPr>
            <w:sz w:val="26"/>
            <w:szCs w:val="26"/>
          </w:rPr>
          <w:fldChar w:fldCharType="begin"/>
        </w:r>
        <w:r w:rsidDel="00C002BF">
          <w:rPr>
            <w:sz w:val="26"/>
            <w:szCs w:val="26"/>
          </w:rPr>
          <w:delInstrText xml:space="preserve"> TOC \o "1-3" \h \z \u </w:delInstrText>
        </w:r>
        <w:r w:rsidDel="00C002BF">
          <w:rPr>
            <w:sz w:val="26"/>
            <w:szCs w:val="26"/>
          </w:rPr>
          <w:fldChar w:fldCharType="separate"/>
        </w:r>
      </w:del>
    </w:p>
    <w:p w14:paraId="73F0890B" w14:textId="5FCEB7F8" w:rsidR="006F280F" w:rsidRPr="006F280F" w:rsidDel="00C002BF" w:rsidRDefault="00000000">
      <w:pPr>
        <w:rPr>
          <w:del w:id="9" w:author="ĐÀNG ANH MIN ROG" w:date="2023-06-11T06:52:00Z"/>
          <w:rFonts w:eastAsiaTheme="minorEastAsia"/>
          <w:i/>
          <w:noProof/>
          <w:kern w:val="2"/>
          <w:szCs w:val="26"/>
          <w14:ligatures w14:val="standardContextual"/>
        </w:rPr>
        <w:pPrChange w:id="10" w:author="ĐÀNG ANH MIN ROG" w:date="2023-06-11T06:53:00Z">
          <w:pPr>
            <w:pStyle w:val="TOC1"/>
          </w:pPr>
        </w:pPrChange>
      </w:pPr>
      <w:del w:id="11" w:author="ĐÀNG ANH MIN ROG" w:date="2023-06-11T06:52:00Z">
        <w:r w:rsidDel="00C002BF">
          <w:fldChar w:fldCharType="begin"/>
        </w:r>
        <w:r w:rsidDel="00C002BF">
          <w:delInstrText>HYPERLINK \l "_Toc136708485"</w:delInstrText>
        </w:r>
        <w:r w:rsidDel="00C002BF">
          <w:fldChar w:fldCharType="separate"/>
        </w:r>
        <w:r w:rsidR="006F280F" w:rsidRPr="006F280F" w:rsidDel="00C002BF">
          <w:rPr>
            <w:rStyle w:val="Hyperlink"/>
            <w:caps/>
            <w:noProof/>
            <w:sz w:val="26"/>
            <w:szCs w:val="26"/>
          </w:rPr>
          <w:delText>CHƯƠNG 1.</w:delText>
        </w:r>
        <w:r w:rsidR="006F280F" w:rsidRPr="006F280F" w:rsidDel="00C002BF">
          <w:rPr>
            <w:rStyle w:val="Hyperlink"/>
            <w:noProof/>
            <w:sz w:val="26"/>
            <w:szCs w:val="26"/>
          </w:rPr>
          <w:delText xml:space="preserve"> TỔNG QUAN</w:delText>
        </w:r>
        <w:r w:rsidR="006F280F" w:rsidRPr="006F280F" w:rsidDel="00C002BF">
          <w:rPr>
            <w:noProof/>
            <w:webHidden/>
            <w:sz w:val="26"/>
            <w:szCs w:val="26"/>
          </w:rPr>
          <w:tab/>
        </w:r>
        <w:r w:rsidR="006F280F" w:rsidRPr="006F280F" w:rsidDel="00C002BF">
          <w:rPr>
            <w:b/>
            <w:bCs/>
            <w:i/>
            <w:iCs/>
            <w:noProof/>
            <w:webHidden/>
            <w:sz w:val="26"/>
            <w:szCs w:val="26"/>
          </w:rPr>
          <w:fldChar w:fldCharType="begin"/>
        </w:r>
        <w:r w:rsidR="006F280F" w:rsidRPr="006F280F" w:rsidDel="00C002BF">
          <w:rPr>
            <w:noProof/>
            <w:webHidden/>
            <w:sz w:val="26"/>
            <w:szCs w:val="26"/>
          </w:rPr>
          <w:delInstrText xml:space="preserve"> PAGEREF _Toc136708485 \h </w:delInstrText>
        </w:r>
        <w:r w:rsidR="006F280F" w:rsidRPr="006F280F" w:rsidDel="00C002BF">
          <w:rPr>
            <w:b/>
            <w:bCs/>
            <w:i/>
            <w:iCs/>
            <w:noProof/>
            <w:webHidden/>
            <w:sz w:val="26"/>
            <w:szCs w:val="26"/>
          </w:rPr>
        </w:r>
        <w:r w:rsidR="006F280F" w:rsidRPr="006F280F" w:rsidDel="00C002BF">
          <w:rPr>
            <w:b/>
            <w:bCs/>
            <w:i/>
            <w:iCs/>
            <w:noProof/>
            <w:webHidden/>
            <w:sz w:val="26"/>
            <w:szCs w:val="26"/>
          </w:rPr>
          <w:fldChar w:fldCharType="separate"/>
        </w:r>
        <w:r w:rsidR="006F280F" w:rsidRPr="006F280F" w:rsidDel="00C002BF">
          <w:rPr>
            <w:noProof/>
            <w:webHidden/>
            <w:sz w:val="26"/>
            <w:szCs w:val="26"/>
          </w:rPr>
          <w:delText>1</w:delText>
        </w:r>
        <w:r w:rsidR="006F280F" w:rsidRPr="006F280F" w:rsidDel="00C002BF">
          <w:rPr>
            <w:b/>
            <w:bCs/>
            <w:i/>
            <w:iCs/>
            <w:noProof/>
            <w:webHidden/>
            <w:sz w:val="26"/>
            <w:szCs w:val="26"/>
          </w:rPr>
          <w:fldChar w:fldCharType="end"/>
        </w:r>
        <w:r w:rsidDel="00C002BF">
          <w:rPr>
            <w:noProof/>
            <w:sz w:val="26"/>
            <w:szCs w:val="26"/>
          </w:rPr>
          <w:fldChar w:fldCharType="end"/>
        </w:r>
      </w:del>
    </w:p>
    <w:p w14:paraId="6DC65AA3" w14:textId="739F5C83" w:rsidR="006F280F" w:rsidRPr="006F280F" w:rsidDel="00C002BF" w:rsidRDefault="00000000">
      <w:pPr>
        <w:rPr>
          <w:del w:id="12" w:author="ĐÀNG ANH MIN ROG" w:date="2023-06-11T06:52:00Z"/>
          <w:rFonts w:eastAsiaTheme="minorEastAsia"/>
          <w:noProof/>
          <w:kern w:val="2"/>
          <w:sz w:val="26"/>
          <w:szCs w:val="26"/>
          <w14:ligatures w14:val="standardContextual"/>
        </w:rPr>
        <w:pPrChange w:id="13" w:author="ĐÀNG ANH MIN ROG" w:date="2023-06-11T06:53:00Z">
          <w:pPr>
            <w:pStyle w:val="TOC2"/>
            <w:tabs>
              <w:tab w:val="right" w:leader="dot" w:pos="9395"/>
            </w:tabs>
          </w:pPr>
        </w:pPrChange>
      </w:pPr>
      <w:del w:id="14" w:author="ĐÀNG ANH MIN ROG" w:date="2023-06-11T06:52:00Z">
        <w:r w:rsidDel="00C002BF">
          <w:fldChar w:fldCharType="begin"/>
        </w:r>
        <w:r w:rsidDel="00C002BF">
          <w:delInstrText>HYPERLINK \l "_Toc136708486"</w:delInstrText>
        </w:r>
        <w:r w:rsidDel="00C002BF">
          <w:fldChar w:fldCharType="separate"/>
        </w:r>
        <w:r w:rsidR="006F280F" w:rsidRPr="006F280F" w:rsidDel="00C002BF">
          <w:rPr>
            <w:rStyle w:val="Hyperlink"/>
            <w:noProof/>
            <w:sz w:val="26"/>
            <w:szCs w:val="26"/>
          </w:rPr>
          <w:delText>1.1. Giới thiệu đề tài</w:delText>
        </w:r>
        <w:r w:rsidR="006F280F" w:rsidRPr="006F280F" w:rsidDel="00C002BF">
          <w:rPr>
            <w:noProof/>
            <w:webHidden/>
            <w:sz w:val="26"/>
            <w:szCs w:val="26"/>
          </w:rPr>
          <w:tab/>
        </w:r>
        <w:r w:rsidR="006F280F" w:rsidRPr="006F280F" w:rsidDel="00C002BF">
          <w:rPr>
            <w:b/>
            <w:bCs/>
            <w:noProof/>
            <w:webHidden/>
            <w:sz w:val="26"/>
            <w:szCs w:val="26"/>
          </w:rPr>
          <w:fldChar w:fldCharType="begin"/>
        </w:r>
        <w:r w:rsidR="006F280F" w:rsidRPr="006F280F" w:rsidDel="00C002BF">
          <w:rPr>
            <w:noProof/>
            <w:webHidden/>
            <w:sz w:val="26"/>
            <w:szCs w:val="26"/>
          </w:rPr>
          <w:delInstrText xml:space="preserve"> PAGEREF _Toc136708486 \h </w:delInstrText>
        </w:r>
        <w:r w:rsidR="006F280F" w:rsidRPr="006F280F" w:rsidDel="00C002BF">
          <w:rPr>
            <w:b/>
            <w:bCs/>
            <w:noProof/>
            <w:webHidden/>
            <w:sz w:val="26"/>
            <w:szCs w:val="26"/>
          </w:rPr>
        </w:r>
        <w:r w:rsidR="006F280F" w:rsidRPr="006F280F" w:rsidDel="00C002BF">
          <w:rPr>
            <w:b/>
            <w:bCs/>
            <w:noProof/>
            <w:webHidden/>
            <w:sz w:val="26"/>
            <w:szCs w:val="26"/>
          </w:rPr>
          <w:fldChar w:fldCharType="separate"/>
        </w:r>
        <w:r w:rsidR="006F280F" w:rsidRPr="006F280F" w:rsidDel="00C002BF">
          <w:rPr>
            <w:noProof/>
            <w:webHidden/>
            <w:sz w:val="26"/>
            <w:szCs w:val="26"/>
          </w:rPr>
          <w:delText>1</w:delText>
        </w:r>
        <w:r w:rsidR="006F280F" w:rsidRPr="006F280F" w:rsidDel="00C002BF">
          <w:rPr>
            <w:b/>
            <w:bCs/>
            <w:noProof/>
            <w:webHidden/>
            <w:sz w:val="26"/>
            <w:szCs w:val="26"/>
          </w:rPr>
          <w:fldChar w:fldCharType="end"/>
        </w:r>
        <w:r w:rsidDel="00C002BF">
          <w:rPr>
            <w:noProof/>
            <w:sz w:val="26"/>
            <w:szCs w:val="26"/>
          </w:rPr>
          <w:fldChar w:fldCharType="end"/>
        </w:r>
      </w:del>
    </w:p>
    <w:p w14:paraId="6D9011ED" w14:textId="2566F3F4" w:rsidR="006F280F" w:rsidRPr="006F280F" w:rsidDel="00C002BF" w:rsidRDefault="00000000">
      <w:pPr>
        <w:rPr>
          <w:del w:id="15" w:author="ĐÀNG ANH MIN ROG" w:date="2023-06-11T06:52:00Z"/>
          <w:rFonts w:eastAsiaTheme="minorEastAsia"/>
          <w:noProof/>
          <w:kern w:val="2"/>
          <w:sz w:val="26"/>
          <w:szCs w:val="26"/>
          <w14:ligatures w14:val="standardContextual"/>
        </w:rPr>
        <w:pPrChange w:id="16" w:author="ĐÀNG ANH MIN ROG" w:date="2023-06-11T06:53:00Z">
          <w:pPr>
            <w:pStyle w:val="TOC2"/>
            <w:tabs>
              <w:tab w:val="right" w:leader="dot" w:pos="9395"/>
            </w:tabs>
          </w:pPr>
        </w:pPrChange>
      </w:pPr>
      <w:del w:id="17" w:author="ĐÀNG ANH MIN ROG" w:date="2023-06-11T06:52:00Z">
        <w:r w:rsidDel="00C002BF">
          <w:fldChar w:fldCharType="begin"/>
        </w:r>
        <w:r w:rsidDel="00C002BF">
          <w:delInstrText>HYPERLINK \l "_Toc136708487"</w:delInstrText>
        </w:r>
        <w:r w:rsidDel="00C002BF">
          <w:fldChar w:fldCharType="separate"/>
        </w:r>
        <w:r w:rsidR="006F280F" w:rsidRPr="006F280F" w:rsidDel="00C002BF">
          <w:rPr>
            <w:rStyle w:val="Hyperlink"/>
            <w:noProof/>
            <w:sz w:val="26"/>
            <w:szCs w:val="26"/>
          </w:rPr>
          <w:delText>1.2. Nhiệm vụ đồ án</w:delText>
        </w:r>
        <w:r w:rsidR="006F280F" w:rsidRPr="006F280F" w:rsidDel="00C002BF">
          <w:rPr>
            <w:noProof/>
            <w:webHidden/>
            <w:sz w:val="26"/>
            <w:szCs w:val="26"/>
          </w:rPr>
          <w:tab/>
        </w:r>
        <w:r w:rsidR="006F280F" w:rsidRPr="006F280F" w:rsidDel="00C002BF">
          <w:rPr>
            <w:b/>
            <w:bCs/>
            <w:noProof/>
            <w:webHidden/>
            <w:sz w:val="26"/>
            <w:szCs w:val="26"/>
          </w:rPr>
          <w:fldChar w:fldCharType="begin"/>
        </w:r>
        <w:r w:rsidR="006F280F" w:rsidRPr="006F280F" w:rsidDel="00C002BF">
          <w:rPr>
            <w:noProof/>
            <w:webHidden/>
            <w:sz w:val="26"/>
            <w:szCs w:val="26"/>
          </w:rPr>
          <w:delInstrText xml:space="preserve"> PAGEREF _Toc136708487 \h </w:delInstrText>
        </w:r>
        <w:r w:rsidR="006F280F" w:rsidRPr="006F280F" w:rsidDel="00C002BF">
          <w:rPr>
            <w:b/>
            <w:bCs/>
            <w:noProof/>
            <w:webHidden/>
            <w:sz w:val="26"/>
            <w:szCs w:val="26"/>
          </w:rPr>
        </w:r>
        <w:r w:rsidR="006F280F" w:rsidRPr="006F280F" w:rsidDel="00C002BF">
          <w:rPr>
            <w:b/>
            <w:bCs/>
            <w:noProof/>
            <w:webHidden/>
            <w:sz w:val="26"/>
            <w:szCs w:val="26"/>
          </w:rPr>
          <w:fldChar w:fldCharType="separate"/>
        </w:r>
        <w:r w:rsidR="006F280F" w:rsidRPr="006F280F" w:rsidDel="00C002BF">
          <w:rPr>
            <w:noProof/>
            <w:webHidden/>
            <w:sz w:val="26"/>
            <w:szCs w:val="26"/>
          </w:rPr>
          <w:delText>2</w:delText>
        </w:r>
        <w:r w:rsidR="006F280F" w:rsidRPr="006F280F" w:rsidDel="00C002BF">
          <w:rPr>
            <w:b/>
            <w:bCs/>
            <w:noProof/>
            <w:webHidden/>
            <w:sz w:val="26"/>
            <w:szCs w:val="26"/>
          </w:rPr>
          <w:fldChar w:fldCharType="end"/>
        </w:r>
        <w:r w:rsidDel="00C002BF">
          <w:rPr>
            <w:noProof/>
            <w:sz w:val="26"/>
            <w:szCs w:val="26"/>
          </w:rPr>
          <w:fldChar w:fldCharType="end"/>
        </w:r>
      </w:del>
    </w:p>
    <w:p w14:paraId="4B0CB4E5" w14:textId="3C2D27B8" w:rsidR="006F280F" w:rsidRPr="006F280F" w:rsidDel="00C002BF" w:rsidRDefault="00000000">
      <w:pPr>
        <w:rPr>
          <w:del w:id="18" w:author="ĐÀNG ANH MIN ROG" w:date="2023-06-11T06:52:00Z"/>
          <w:rFonts w:eastAsiaTheme="minorEastAsia"/>
          <w:noProof/>
          <w:kern w:val="2"/>
          <w:sz w:val="26"/>
          <w:szCs w:val="26"/>
          <w14:ligatures w14:val="standardContextual"/>
        </w:rPr>
        <w:pPrChange w:id="19" w:author="ĐÀNG ANH MIN ROG" w:date="2023-06-11T06:53:00Z">
          <w:pPr>
            <w:pStyle w:val="TOC3"/>
            <w:tabs>
              <w:tab w:val="right" w:leader="dot" w:pos="9395"/>
            </w:tabs>
          </w:pPr>
        </w:pPrChange>
      </w:pPr>
      <w:del w:id="20" w:author="ĐÀNG ANH MIN ROG" w:date="2023-06-11T06:52:00Z">
        <w:r w:rsidDel="00C002BF">
          <w:fldChar w:fldCharType="begin"/>
        </w:r>
        <w:r w:rsidDel="00C002BF">
          <w:delInstrText>HYPERLINK \l "_Toc136708488"</w:delInstrText>
        </w:r>
        <w:r w:rsidDel="00C002BF">
          <w:fldChar w:fldCharType="separate"/>
        </w:r>
        <w:r w:rsidR="006F280F" w:rsidRPr="006F280F" w:rsidDel="00C002BF">
          <w:rPr>
            <w:rStyle w:val="Hyperlink"/>
            <w:noProof/>
            <w:sz w:val="26"/>
            <w:szCs w:val="26"/>
          </w:rPr>
          <w:delText>1.2.1. Lý do chọn đề tài:</w:delText>
        </w:r>
        <w:r w:rsidR="006F280F" w:rsidRPr="006F280F" w:rsidDel="00C002BF">
          <w:rPr>
            <w:noProof/>
            <w:webHidden/>
            <w:sz w:val="26"/>
            <w:szCs w:val="26"/>
          </w:rPr>
          <w:tab/>
        </w:r>
        <w:r w:rsidR="006F280F" w:rsidRPr="006F280F" w:rsidDel="00C002BF">
          <w:rPr>
            <w:noProof/>
            <w:webHidden/>
            <w:sz w:val="26"/>
            <w:szCs w:val="26"/>
          </w:rPr>
          <w:fldChar w:fldCharType="begin"/>
        </w:r>
        <w:r w:rsidR="006F280F" w:rsidRPr="006F280F" w:rsidDel="00C002BF">
          <w:rPr>
            <w:noProof/>
            <w:webHidden/>
            <w:sz w:val="26"/>
            <w:szCs w:val="26"/>
          </w:rPr>
          <w:delInstrText xml:space="preserve"> PAGEREF _Toc136708488 \h </w:delInstrText>
        </w:r>
        <w:r w:rsidR="006F280F" w:rsidRPr="006F280F" w:rsidDel="00C002BF">
          <w:rPr>
            <w:noProof/>
            <w:webHidden/>
            <w:sz w:val="26"/>
            <w:szCs w:val="26"/>
          </w:rPr>
        </w:r>
        <w:r w:rsidR="006F280F" w:rsidRPr="006F280F" w:rsidDel="00C002BF">
          <w:rPr>
            <w:noProof/>
            <w:webHidden/>
            <w:sz w:val="26"/>
            <w:szCs w:val="26"/>
          </w:rPr>
          <w:fldChar w:fldCharType="separate"/>
        </w:r>
        <w:r w:rsidR="006F280F" w:rsidRPr="006F280F" w:rsidDel="00C002BF">
          <w:rPr>
            <w:noProof/>
            <w:webHidden/>
            <w:sz w:val="26"/>
            <w:szCs w:val="26"/>
          </w:rPr>
          <w:delText>2</w:delText>
        </w:r>
        <w:r w:rsidR="006F280F" w:rsidRPr="006F280F" w:rsidDel="00C002BF">
          <w:rPr>
            <w:noProof/>
            <w:webHidden/>
            <w:sz w:val="26"/>
            <w:szCs w:val="26"/>
          </w:rPr>
          <w:fldChar w:fldCharType="end"/>
        </w:r>
        <w:r w:rsidDel="00C002BF">
          <w:rPr>
            <w:noProof/>
            <w:sz w:val="26"/>
            <w:szCs w:val="26"/>
          </w:rPr>
          <w:fldChar w:fldCharType="end"/>
        </w:r>
      </w:del>
    </w:p>
    <w:p w14:paraId="4184A283" w14:textId="2D227688" w:rsidR="006F280F" w:rsidRPr="006F280F" w:rsidDel="00C002BF" w:rsidRDefault="00000000">
      <w:pPr>
        <w:rPr>
          <w:del w:id="21" w:author="ĐÀNG ANH MIN ROG" w:date="2023-06-11T06:52:00Z"/>
          <w:rFonts w:eastAsiaTheme="minorEastAsia"/>
          <w:noProof/>
          <w:kern w:val="2"/>
          <w:sz w:val="26"/>
          <w:szCs w:val="26"/>
          <w14:ligatures w14:val="standardContextual"/>
        </w:rPr>
        <w:pPrChange w:id="22" w:author="ĐÀNG ANH MIN ROG" w:date="2023-06-11T06:53:00Z">
          <w:pPr>
            <w:pStyle w:val="TOC3"/>
            <w:tabs>
              <w:tab w:val="right" w:leader="dot" w:pos="9395"/>
            </w:tabs>
          </w:pPr>
        </w:pPrChange>
      </w:pPr>
      <w:del w:id="23" w:author="ĐÀNG ANH MIN ROG" w:date="2023-06-11T06:52:00Z">
        <w:r w:rsidDel="00C002BF">
          <w:fldChar w:fldCharType="begin"/>
        </w:r>
        <w:r w:rsidDel="00C002BF">
          <w:delInstrText>HYPERLINK \l "_Toc136708489"</w:delInstrText>
        </w:r>
        <w:r w:rsidDel="00C002BF">
          <w:fldChar w:fldCharType="separate"/>
        </w:r>
        <w:r w:rsidR="006F280F" w:rsidRPr="006F280F" w:rsidDel="00C002BF">
          <w:rPr>
            <w:rStyle w:val="Hyperlink"/>
            <w:noProof/>
            <w:sz w:val="26"/>
            <w:szCs w:val="26"/>
            <w:highlight w:val="white"/>
          </w:rPr>
          <w:delText>1.2.2. Ý nghĩa khoa học và thực tiễn:</w:delText>
        </w:r>
        <w:r w:rsidR="006F280F" w:rsidRPr="006F280F" w:rsidDel="00C002BF">
          <w:rPr>
            <w:noProof/>
            <w:webHidden/>
            <w:sz w:val="26"/>
            <w:szCs w:val="26"/>
          </w:rPr>
          <w:tab/>
        </w:r>
        <w:r w:rsidR="006F280F" w:rsidRPr="006F280F" w:rsidDel="00C002BF">
          <w:rPr>
            <w:noProof/>
            <w:webHidden/>
            <w:sz w:val="26"/>
            <w:szCs w:val="26"/>
          </w:rPr>
          <w:fldChar w:fldCharType="begin"/>
        </w:r>
        <w:r w:rsidR="006F280F" w:rsidRPr="006F280F" w:rsidDel="00C002BF">
          <w:rPr>
            <w:noProof/>
            <w:webHidden/>
            <w:sz w:val="26"/>
            <w:szCs w:val="26"/>
          </w:rPr>
          <w:delInstrText xml:space="preserve"> PAGEREF _Toc136708489 \h </w:delInstrText>
        </w:r>
        <w:r w:rsidR="006F280F" w:rsidRPr="006F280F" w:rsidDel="00C002BF">
          <w:rPr>
            <w:noProof/>
            <w:webHidden/>
            <w:sz w:val="26"/>
            <w:szCs w:val="26"/>
          </w:rPr>
        </w:r>
        <w:r w:rsidR="006F280F" w:rsidRPr="006F280F" w:rsidDel="00C002BF">
          <w:rPr>
            <w:noProof/>
            <w:webHidden/>
            <w:sz w:val="26"/>
            <w:szCs w:val="26"/>
          </w:rPr>
          <w:fldChar w:fldCharType="separate"/>
        </w:r>
        <w:r w:rsidR="006F280F" w:rsidRPr="006F280F" w:rsidDel="00C002BF">
          <w:rPr>
            <w:noProof/>
            <w:webHidden/>
            <w:sz w:val="26"/>
            <w:szCs w:val="26"/>
          </w:rPr>
          <w:delText>2</w:delText>
        </w:r>
        <w:r w:rsidR="006F280F" w:rsidRPr="006F280F" w:rsidDel="00C002BF">
          <w:rPr>
            <w:noProof/>
            <w:webHidden/>
            <w:sz w:val="26"/>
            <w:szCs w:val="26"/>
          </w:rPr>
          <w:fldChar w:fldCharType="end"/>
        </w:r>
        <w:r w:rsidDel="00C002BF">
          <w:rPr>
            <w:noProof/>
            <w:sz w:val="26"/>
            <w:szCs w:val="26"/>
          </w:rPr>
          <w:fldChar w:fldCharType="end"/>
        </w:r>
      </w:del>
    </w:p>
    <w:p w14:paraId="185B55F5" w14:textId="6DE3BEAD" w:rsidR="006F280F" w:rsidRPr="006F280F" w:rsidDel="00C002BF" w:rsidRDefault="00000000">
      <w:pPr>
        <w:rPr>
          <w:del w:id="24" w:author="ĐÀNG ANH MIN ROG" w:date="2023-06-11T06:52:00Z"/>
          <w:rFonts w:eastAsiaTheme="minorEastAsia"/>
          <w:noProof/>
          <w:kern w:val="2"/>
          <w:sz w:val="26"/>
          <w:szCs w:val="26"/>
          <w14:ligatures w14:val="standardContextual"/>
        </w:rPr>
        <w:pPrChange w:id="25" w:author="ĐÀNG ANH MIN ROG" w:date="2023-06-11T06:53:00Z">
          <w:pPr>
            <w:pStyle w:val="TOC3"/>
            <w:tabs>
              <w:tab w:val="right" w:leader="dot" w:pos="9395"/>
            </w:tabs>
          </w:pPr>
        </w:pPrChange>
      </w:pPr>
      <w:del w:id="26" w:author="ĐÀNG ANH MIN ROG" w:date="2023-06-11T06:52:00Z">
        <w:r w:rsidDel="00C002BF">
          <w:fldChar w:fldCharType="begin"/>
        </w:r>
        <w:r w:rsidDel="00C002BF">
          <w:delInstrText>HYPERLINK \l "_Toc136708490"</w:delInstrText>
        </w:r>
        <w:r w:rsidDel="00C002BF">
          <w:fldChar w:fldCharType="separate"/>
        </w:r>
        <w:r w:rsidR="006F280F" w:rsidRPr="006F280F" w:rsidDel="00C002BF">
          <w:rPr>
            <w:rStyle w:val="Hyperlink"/>
            <w:noProof/>
            <w:sz w:val="26"/>
            <w:szCs w:val="26"/>
            <w:highlight w:val="white"/>
          </w:rPr>
          <w:delText>1.2.3. Mục tiêu nghiên cứu:</w:delText>
        </w:r>
        <w:r w:rsidR="006F280F" w:rsidRPr="006F280F" w:rsidDel="00C002BF">
          <w:rPr>
            <w:noProof/>
            <w:webHidden/>
            <w:sz w:val="26"/>
            <w:szCs w:val="26"/>
          </w:rPr>
          <w:tab/>
        </w:r>
        <w:r w:rsidR="006F280F" w:rsidRPr="006F280F" w:rsidDel="00C002BF">
          <w:rPr>
            <w:noProof/>
            <w:webHidden/>
            <w:sz w:val="26"/>
            <w:szCs w:val="26"/>
          </w:rPr>
          <w:fldChar w:fldCharType="begin"/>
        </w:r>
        <w:r w:rsidR="006F280F" w:rsidRPr="006F280F" w:rsidDel="00C002BF">
          <w:rPr>
            <w:noProof/>
            <w:webHidden/>
            <w:sz w:val="26"/>
            <w:szCs w:val="26"/>
          </w:rPr>
          <w:delInstrText xml:space="preserve"> PAGEREF _Toc136708490 \h </w:delInstrText>
        </w:r>
        <w:r w:rsidR="006F280F" w:rsidRPr="006F280F" w:rsidDel="00C002BF">
          <w:rPr>
            <w:noProof/>
            <w:webHidden/>
            <w:sz w:val="26"/>
            <w:szCs w:val="26"/>
          </w:rPr>
        </w:r>
        <w:r w:rsidR="006F280F" w:rsidRPr="006F280F" w:rsidDel="00C002BF">
          <w:rPr>
            <w:noProof/>
            <w:webHidden/>
            <w:sz w:val="26"/>
            <w:szCs w:val="26"/>
          </w:rPr>
          <w:fldChar w:fldCharType="separate"/>
        </w:r>
        <w:r w:rsidR="006F280F" w:rsidRPr="006F280F" w:rsidDel="00C002BF">
          <w:rPr>
            <w:noProof/>
            <w:webHidden/>
            <w:sz w:val="26"/>
            <w:szCs w:val="26"/>
          </w:rPr>
          <w:delText>3</w:delText>
        </w:r>
        <w:r w:rsidR="006F280F" w:rsidRPr="006F280F" w:rsidDel="00C002BF">
          <w:rPr>
            <w:noProof/>
            <w:webHidden/>
            <w:sz w:val="26"/>
            <w:szCs w:val="26"/>
          </w:rPr>
          <w:fldChar w:fldCharType="end"/>
        </w:r>
        <w:r w:rsidDel="00C002BF">
          <w:rPr>
            <w:noProof/>
            <w:sz w:val="26"/>
            <w:szCs w:val="26"/>
          </w:rPr>
          <w:fldChar w:fldCharType="end"/>
        </w:r>
      </w:del>
    </w:p>
    <w:p w14:paraId="02FD4DBB" w14:textId="0E8A459E" w:rsidR="006F280F" w:rsidRPr="006F280F" w:rsidDel="00C002BF" w:rsidRDefault="00000000">
      <w:pPr>
        <w:rPr>
          <w:del w:id="27" w:author="ĐÀNG ANH MIN ROG" w:date="2023-06-11T06:52:00Z"/>
          <w:rFonts w:eastAsiaTheme="minorEastAsia"/>
          <w:noProof/>
          <w:kern w:val="2"/>
          <w:sz w:val="26"/>
          <w:szCs w:val="26"/>
          <w14:ligatures w14:val="standardContextual"/>
        </w:rPr>
        <w:pPrChange w:id="28" w:author="ĐÀNG ANH MIN ROG" w:date="2023-06-11T06:53:00Z">
          <w:pPr>
            <w:pStyle w:val="TOC3"/>
            <w:tabs>
              <w:tab w:val="right" w:leader="dot" w:pos="9395"/>
            </w:tabs>
          </w:pPr>
        </w:pPrChange>
      </w:pPr>
      <w:del w:id="29" w:author="ĐÀNG ANH MIN ROG" w:date="2023-06-11T06:52:00Z">
        <w:r w:rsidDel="00C002BF">
          <w:fldChar w:fldCharType="begin"/>
        </w:r>
        <w:r w:rsidDel="00C002BF">
          <w:delInstrText>HYPERLINK \l "_Toc136708491"</w:delInstrText>
        </w:r>
        <w:r w:rsidDel="00C002BF">
          <w:fldChar w:fldCharType="separate"/>
        </w:r>
        <w:r w:rsidR="006F280F" w:rsidRPr="006F280F" w:rsidDel="00C002BF">
          <w:rPr>
            <w:rStyle w:val="Hyperlink"/>
            <w:noProof/>
            <w:sz w:val="26"/>
            <w:szCs w:val="26"/>
            <w:highlight w:val="white"/>
          </w:rPr>
          <w:delText>1.2.4. Đối tượng và phạm vi giới hạn:</w:delText>
        </w:r>
        <w:r w:rsidR="006F280F" w:rsidRPr="006F280F" w:rsidDel="00C002BF">
          <w:rPr>
            <w:noProof/>
            <w:webHidden/>
            <w:sz w:val="26"/>
            <w:szCs w:val="26"/>
          </w:rPr>
          <w:tab/>
        </w:r>
        <w:r w:rsidR="006F280F" w:rsidRPr="006F280F" w:rsidDel="00C002BF">
          <w:rPr>
            <w:noProof/>
            <w:webHidden/>
            <w:sz w:val="26"/>
            <w:szCs w:val="26"/>
          </w:rPr>
          <w:fldChar w:fldCharType="begin"/>
        </w:r>
        <w:r w:rsidR="006F280F" w:rsidRPr="006F280F" w:rsidDel="00C002BF">
          <w:rPr>
            <w:noProof/>
            <w:webHidden/>
            <w:sz w:val="26"/>
            <w:szCs w:val="26"/>
          </w:rPr>
          <w:delInstrText xml:space="preserve"> PAGEREF _Toc136708491 \h </w:delInstrText>
        </w:r>
        <w:r w:rsidR="006F280F" w:rsidRPr="006F280F" w:rsidDel="00C002BF">
          <w:rPr>
            <w:noProof/>
            <w:webHidden/>
            <w:sz w:val="26"/>
            <w:szCs w:val="26"/>
          </w:rPr>
        </w:r>
        <w:r w:rsidR="006F280F" w:rsidRPr="006F280F" w:rsidDel="00C002BF">
          <w:rPr>
            <w:noProof/>
            <w:webHidden/>
            <w:sz w:val="26"/>
            <w:szCs w:val="26"/>
          </w:rPr>
          <w:fldChar w:fldCharType="separate"/>
        </w:r>
        <w:r w:rsidR="006F280F" w:rsidRPr="006F280F" w:rsidDel="00C002BF">
          <w:rPr>
            <w:noProof/>
            <w:webHidden/>
            <w:sz w:val="26"/>
            <w:szCs w:val="26"/>
          </w:rPr>
          <w:delText>3</w:delText>
        </w:r>
        <w:r w:rsidR="006F280F" w:rsidRPr="006F280F" w:rsidDel="00C002BF">
          <w:rPr>
            <w:noProof/>
            <w:webHidden/>
            <w:sz w:val="26"/>
            <w:szCs w:val="26"/>
          </w:rPr>
          <w:fldChar w:fldCharType="end"/>
        </w:r>
        <w:r w:rsidDel="00C002BF">
          <w:rPr>
            <w:noProof/>
            <w:sz w:val="26"/>
            <w:szCs w:val="26"/>
          </w:rPr>
          <w:fldChar w:fldCharType="end"/>
        </w:r>
      </w:del>
    </w:p>
    <w:p w14:paraId="4A9BBB7A" w14:textId="461AE063" w:rsidR="006F280F" w:rsidRPr="006F280F" w:rsidDel="00C002BF" w:rsidRDefault="00000000">
      <w:pPr>
        <w:rPr>
          <w:del w:id="30" w:author="ĐÀNG ANH MIN ROG" w:date="2023-06-11T06:52:00Z"/>
          <w:rFonts w:eastAsiaTheme="minorEastAsia"/>
          <w:noProof/>
          <w:kern w:val="2"/>
          <w:sz w:val="26"/>
          <w:szCs w:val="26"/>
          <w14:ligatures w14:val="standardContextual"/>
        </w:rPr>
        <w:pPrChange w:id="31" w:author="ĐÀNG ANH MIN ROG" w:date="2023-06-11T06:53:00Z">
          <w:pPr>
            <w:pStyle w:val="TOC2"/>
            <w:tabs>
              <w:tab w:val="right" w:leader="dot" w:pos="9395"/>
            </w:tabs>
          </w:pPr>
        </w:pPrChange>
      </w:pPr>
      <w:del w:id="32" w:author="ĐÀNG ANH MIN ROG" w:date="2023-06-11T06:52:00Z">
        <w:r w:rsidDel="00C002BF">
          <w:fldChar w:fldCharType="begin"/>
        </w:r>
        <w:r w:rsidDel="00C002BF">
          <w:delInstrText>HYPERLINK \l "_Toc136708492"</w:delInstrText>
        </w:r>
        <w:r w:rsidDel="00C002BF">
          <w:fldChar w:fldCharType="separate"/>
        </w:r>
        <w:r w:rsidR="006F280F" w:rsidRPr="006F280F" w:rsidDel="00C002BF">
          <w:rPr>
            <w:rStyle w:val="Hyperlink"/>
            <w:noProof/>
            <w:sz w:val="26"/>
            <w:szCs w:val="26"/>
          </w:rPr>
          <w:delText>1.3. Cấu trúc đồ án:</w:delText>
        </w:r>
        <w:r w:rsidR="006F280F" w:rsidRPr="006F280F" w:rsidDel="00C002BF">
          <w:rPr>
            <w:noProof/>
            <w:webHidden/>
            <w:sz w:val="26"/>
            <w:szCs w:val="26"/>
          </w:rPr>
          <w:tab/>
        </w:r>
        <w:r w:rsidR="006F280F" w:rsidRPr="006F280F" w:rsidDel="00C002BF">
          <w:rPr>
            <w:b/>
            <w:bCs/>
            <w:noProof/>
            <w:webHidden/>
            <w:sz w:val="26"/>
            <w:szCs w:val="26"/>
          </w:rPr>
          <w:fldChar w:fldCharType="begin"/>
        </w:r>
        <w:r w:rsidR="006F280F" w:rsidRPr="006F280F" w:rsidDel="00C002BF">
          <w:rPr>
            <w:noProof/>
            <w:webHidden/>
            <w:sz w:val="26"/>
            <w:szCs w:val="26"/>
          </w:rPr>
          <w:delInstrText xml:space="preserve"> PAGEREF _Toc136708492 \h </w:delInstrText>
        </w:r>
        <w:r w:rsidR="006F280F" w:rsidRPr="006F280F" w:rsidDel="00C002BF">
          <w:rPr>
            <w:b/>
            <w:bCs/>
            <w:noProof/>
            <w:webHidden/>
            <w:sz w:val="26"/>
            <w:szCs w:val="26"/>
          </w:rPr>
        </w:r>
        <w:r w:rsidR="006F280F" w:rsidRPr="006F280F" w:rsidDel="00C002BF">
          <w:rPr>
            <w:b/>
            <w:bCs/>
            <w:noProof/>
            <w:webHidden/>
            <w:sz w:val="26"/>
            <w:szCs w:val="26"/>
          </w:rPr>
          <w:fldChar w:fldCharType="separate"/>
        </w:r>
        <w:r w:rsidR="006F280F" w:rsidRPr="006F280F" w:rsidDel="00C002BF">
          <w:rPr>
            <w:noProof/>
            <w:webHidden/>
            <w:sz w:val="26"/>
            <w:szCs w:val="26"/>
          </w:rPr>
          <w:delText>3</w:delText>
        </w:r>
        <w:r w:rsidR="006F280F" w:rsidRPr="006F280F" w:rsidDel="00C002BF">
          <w:rPr>
            <w:b/>
            <w:bCs/>
            <w:noProof/>
            <w:webHidden/>
            <w:sz w:val="26"/>
            <w:szCs w:val="26"/>
          </w:rPr>
          <w:fldChar w:fldCharType="end"/>
        </w:r>
        <w:r w:rsidDel="00C002BF">
          <w:rPr>
            <w:noProof/>
            <w:sz w:val="26"/>
            <w:szCs w:val="26"/>
          </w:rPr>
          <w:fldChar w:fldCharType="end"/>
        </w:r>
      </w:del>
    </w:p>
    <w:p w14:paraId="5374082B" w14:textId="78C70A1B" w:rsidR="006F280F" w:rsidRPr="006F280F" w:rsidDel="00C002BF" w:rsidRDefault="00000000">
      <w:pPr>
        <w:rPr>
          <w:del w:id="33" w:author="ĐÀNG ANH MIN ROG" w:date="2023-06-11T06:52:00Z"/>
          <w:rFonts w:eastAsiaTheme="minorEastAsia"/>
          <w:i/>
          <w:noProof/>
          <w:kern w:val="2"/>
          <w:szCs w:val="26"/>
          <w14:ligatures w14:val="standardContextual"/>
        </w:rPr>
        <w:pPrChange w:id="34" w:author="ĐÀNG ANH MIN ROG" w:date="2023-06-11T06:53:00Z">
          <w:pPr>
            <w:pStyle w:val="TOC1"/>
          </w:pPr>
        </w:pPrChange>
      </w:pPr>
      <w:del w:id="35" w:author="ĐÀNG ANH MIN ROG" w:date="2023-06-11T06:52:00Z">
        <w:r w:rsidDel="00C002BF">
          <w:fldChar w:fldCharType="begin"/>
        </w:r>
        <w:r w:rsidDel="00C002BF">
          <w:delInstrText>HYPERLINK \l "_Toc136708493"</w:delInstrText>
        </w:r>
        <w:r w:rsidDel="00C002BF">
          <w:fldChar w:fldCharType="separate"/>
        </w:r>
        <w:r w:rsidR="006F280F" w:rsidRPr="006F280F" w:rsidDel="00C002BF">
          <w:rPr>
            <w:rStyle w:val="Hyperlink"/>
            <w:caps/>
            <w:noProof/>
            <w:sz w:val="26"/>
            <w:szCs w:val="26"/>
          </w:rPr>
          <w:delText>CHƯƠNG 2.</w:delText>
        </w:r>
        <w:r w:rsidR="006F280F" w:rsidRPr="006F280F" w:rsidDel="00C002BF">
          <w:rPr>
            <w:rStyle w:val="Hyperlink"/>
            <w:noProof/>
            <w:sz w:val="26"/>
            <w:szCs w:val="26"/>
          </w:rPr>
          <w:delText xml:space="preserve"> CƠ SỞ LÝ THUYẾT</w:delText>
        </w:r>
        <w:r w:rsidR="006F280F" w:rsidRPr="006F280F" w:rsidDel="00C002BF">
          <w:rPr>
            <w:noProof/>
            <w:webHidden/>
            <w:sz w:val="26"/>
            <w:szCs w:val="26"/>
          </w:rPr>
          <w:tab/>
        </w:r>
        <w:r w:rsidR="006F280F" w:rsidRPr="006F280F" w:rsidDel="00C002BF">
          <w:rPr>
            <w:b/>
            <w:bCs/>
            <w:i/>
            <w:iCs/>
            <w:noProof/>
            <w:webHidden/>
            <w:sz w:val="26"/>
            <w:szCs w:val="26"/>
          </w:rPr>
          <w:fldChar w:fldCharType="begin"/>
        </w:r>
        <w:r w:rsidR="006F280F" w:rsidRPr="006F280F" w:rsidDel="00C002BF">
          <w:rPr>
            <w:noProof/>
            <w:webHidden/>
            <w:sz w:val="26"/>
            <w:szCs w:val="26"/>
          </w:rPr>
          <w:delInstrText xml:space="preserve"> PAGEREF _Toc136708493 \h </w:delInstrText>
        </w:r>
        <w:r w:rsidR="006F280F" w:rsidRPr="006F280F" w:rsidDel="00C002BF">
          <w:rPr>
            <w:b/>
            <w:bCs/>
            <w:i/>
            <w:iCs/>
            <w:noProof/>
            <w:webHidden/>
            <w:sz w:val="26"/>
            <w:szCs w:val="26"/>
          </w:rPr>
        </w:r>
        <w:r w:rsidR="006F280F" w:rsidRPr="006F280F" w:rsidDel="00C002BF">
          <w:rPr>
            <w:b/>
            <w:bCs/>
            <w:i/>
            <w:iCs/>
            <w:noProof/>
            <w:webHidden/>
            <w:sz w:val="26"/>
            <w:szCs w:val="26"/>
          </w:rPr>
          <w:fldChar w:fldCharType="separate"/>
        </w:r>
        <w:r w:rsidR="006F280F" w:rsidRPr="006F280F" w:rsidDel="00C002BF">
          <w:rPr>
            <w:noProof/>
            <w:webHidden/>
            <w:sz w:val="26"/>
            <w:szCs w:val="26"/>
          </w:rPr>
          <w:delText>5</w:delText>
        </w:r>
        <w:r w:rsidR="006F280F" w:rsidRPr="006F280F" w:rsidDel="00C002BF">
          <w:rPr>
            <w:b/>
            <w:bCs/>
            <w:i/>
            <w:iCs/>
            <w:noProof/>
            <w:webHidden/>
            <w:sz w:val="26"/>
            <w:szCs w:val="26"/>
          </w:rPr>
          <w:fldChar w:fldCharType="end"/>
        </w:r>
        <w:r w:rsidDel="00C002BF">
          <w:rPr>
            <w:noProof/>
            <w:sz w:val="26"/>
            <w:szCs w:val="26"/>
          </w:rPr>
          <w:fldChar w:fldCharType="end"/>
        </w:r>
      </w:del>
    </w:p>
    <w:p w14:paraId="256A4A17" w14:textId="0E56841D" w:rsidR="006F280F" w:rsidRPr="006F280F" w:rsidDel="00C002BF" w:rsidRDefault="00000000">
      <w:pPr>
        <w:rPr>
          <w:del w:id="36" w:author="ĐÀNG ANH MIN ROG" w:date="2023-06-11T06:52:00Z"/>
          <w:rFonts w:eastAsiaTheme="minorEastAsia"/>
          <w:noProof/>
          <w:kern w:val="2"/>
          <w:sz w:val="26"/>
          <w:szCs w:val="26"/>
          <w14:ligatures w14:val="standardContextual"/>
        </w:rPr>
        <w:pPrChange w:id="37" w:author="ĐÀNG ANH MIN ROG" w:date="2023-06-11T06:53:00Z">
          <w:pPr>
            <w:pStyle w:val="TOC2"/>
            <w:tabs>
              <w:tab w:val="right" w:leader="dot" w:pos="9395"/>
            </w:tabs>
          </w:pPr>
        </w:pPrChange>
      </w:pPr>
      <w:del w:id="38" w:author="ĐÀNG ANH MIN ROG" w:date="2023-06-11T06:52:00Z">
        <w:r w:rsidDel="00C002BF">
          <w:fldChar w:fldCharType="begin"/>
        </w:r>
        <w:r w:rsidDel="00C002BF">
          <w:delInstrText>HYPERLINK \l "_Toc136708494"</w:delInstrText>
        </w:r>
        <w:r w:rsidDel="00C002BF">
          <w:fldChar w:fldCharType="separate"/>
        </w:r>
        <w:r w:rsidR="006F280F" w:rsidRPr="006F280F" w:rsidDel="00C002BF">
          <w:rPr>
            <w:rStyle w:val="Hyperlink"/>
            <w:noProof/>
            <w:sz w:val="26"/>
            <w:szCs w:val="26"/>
          </w:rPr>
          <w:delText>2.1. Forntend</w:delText>
        </w:r>
        <w:r w:rsidR="006F280F" w:rsidRPr="006F280F" w:rsidDel="00C002BF">
          <w:rPr>
            <w:noProof/>
            <w:webHidden/>
            <w:sz w:val="26"/>
            <w:szCs w:val="26"/>
          </w:rPr>
          <w:tab/>
        </w:r>
        <w:r w:rsidR="006F280F" w:rsidRPr="006F280F" w:rsidDel="00C002BF">
          <w:rPr>
            <w:b/>
            <w:bCs/>
            <w:noProof/>
            <w:webHidden/>
            <w:sz w:val="26"/>
            <w:szCs w:val="26"/>
          </w:rPr>
          <w:fldChar w:fldCharType="begin"/>
        </w:r>
        <w:r w:rsidR="006F280F" w:rsidRPr="006F280F" w:rsidDel="00C002BF">
          <w:rPr>
            <w:noProof/>
            <w:webHidden/>
            <w:sz w:val="26"/>
            <w:szCs w:val="26"/>
          </w:rPr>
          <w:delInstrText xml:space="preserve"> PAGEREF _Toc136708494 \h </w:delInstrText>
        </w:r>
        <w:r w:rsidR="006F280F" w:rsidRPr="006F280F" w:rsidDel="00C002BF">
          <w:rPr>
            <w:b/>
            <w:bCs/>
            <w:noProof/>
            <w:webHidden/>
            <w:sz w:val="26"/>
            <w:szCs w:val="26"/>
          </w:rPr>
        </w:r>
        <w:r w:rsidR="006F280F" w:rsidRPr="006F280F" w:rsidDel="00C002BF">
          <w:rPr>
            <w:b/>
            <w:bCs/>
            <w:noProof/>
            <w:webHidden/>
            <w:sz w:val="26"/>
            <w:szCs w:val="26"/>
          </w:rPr>
          <w:fldChar w:fldCharType="separate"/>
        </w:r>
        <w:r w:rsidR="006F280F" w:rsidRPr="006F280F" w:rsidDel="00C002BF">
          <w:rPr>
            <w:noProof/>
            <w:webHidden/>
            <w:sz w:val="26"/>
            <w:szCs w:val="26"/>
          </w:rPr>
          <w:delText>5</w:delText>
        </w:r>
        <w:r w:rsidR="006F280F" w:rsidRPr="006F280F" w:rsidDel="00C002BF">
          <w:rPr>
            <w:b/>
            <w:bCs/>
            <w:noProof/>
            <w:webHidden/>
            <w:sz w:val="26"/>
            <w:szCs w:val="26"/>
          </w:rPr>
          <w:fldChar w:fldCharType="end"/>
        </w:r>
        <w:r w:rsidDel="00C002BF">
          <w:rPr>
            <w:noProof/>
            <w:sz w:val="26"/>
            <w:szCs w:val="26"/>
          </w:rPr>
          <w:fldChar w:fldCharType="end"/>
        </w:r>
      </w:del>
    </w:p>
    <w:p w14:paraId="79A9207B" w14:textId="741A6825" w:rsidR="006F280F" w:rsidRPr="006F280F" w:rsidDel="00C002BF" w:rsidRDefault="00000000">
      <w:pPr>
        <w:rPr>
          <w:del w:id="39" w:author="ĐÀNG ANH MIN ROG" w:date="2023-06-11T06:52:00Z"/>
          <w:rFonts w:eastAsiaTheme="minorEastAsia"/>
          <w:noProof/>
          <w:kern w:val="2"/>
          <w:sz w:val="26"/>
          <w:szCs w:val="26"/>
          <w14:ligatures w14:val="standardContextual"/>
        </w:rPr>
        <w:pPrChange w:id="40" w:author="ĐÀNG ANH MIN ROG" w:date="2023-06-11T06:53:00Z">
          <w:pPr>
            <w:pStyle w:val="TOC3"/>
            <w:tabs>
              <w:tab w:val="right" w:leader="dot" w:pos="9395"/>
            </w:tabs>
          </w:pPr>
        </w:pPrChange>
      </w:pPr>
      <w:del w:id="41" w:author="ĐÀNG ANH MIN ROG" w:date="2023-06-11T06:52:00Z">
        <w:r w:rsidDel="00C002BF">
          <w:fldChar w:fldCharType="begin"/>
        </w:r>
        <w:r w:rsidDel="00C002BF">
          <w:delInstrText>HYPERLINK \l "_Toc136708495"</w:delInstrText>
        </w:r>
        <w:r w:rsidDel="00C002BF">
          <w:fldChar w:fldCharType="separate"/>
        </w:r>
        <w:r w:rsidR="006F280F" w:rsidRPr="006F280F" w:rsidDel="00C002BF">
          <w:rPr>
            <w:rStyle w:val="Hyperlink"/>
            <w:noProof/>
            <w:sz w:val="26"/>
            <w:szCs w:val="26"/>
          </w:rPr>
          <w:delText>2.1.1. HTML:</w:delText>
        </w:r>
        <w:r w:rsidR="006F280F" w:rsidRPr="006F280F" w:rsidDel="00C002BF">
          <w:rPr>
            <w:noProof/>
            <w:webHidden/>
            <w:sz w:val="26"/>
            <w:szCs w:val="26"/>
          </w:rPr>
          <w:tab/>
        </w:r>
        <w:r w:rsidR="006F280F" w:rsidRPr="006F280F" w:rsidDel="00C002BF">
          <w:rPr>
            <w:noProof/>
            <w:webHidden/>
            <w:sz w:val="26"/>
            <w:szCs w:val="26"/>
          </w:rPr>
          <w:fldChar w:fldCharType="begin"/>
        </w:r>
        <w:r w:rsidR="006F280F" w:rsidRPr="006F280F" w:rsidDel="00C002BF">
          <w:rPr>
            <w:noProof/>
            <w:webHidden/>
            <w:sz w:val="26"/>
            <w:szCs w:val="26"/>
          </w:rPr>
          <w:delInstrText xml:space="preserve"> PAGEREF _Toc136708495 \h </w:delInstrText>
        </w:r>
        <w:r w:rsidR="006F280F" w:rsidRPr="006F280F" w:rsidDel="00C002BF">
          <w:rPr>
            <w:noProof/>
            <w:webHidden/>
            <w:sz w:val="26"/>
            <w:szCs w:val="26"/>
          </w:rPr>
        </w:r>
        <w:r w:rsidR="006F280F" w:rsidRPr="006F280F" w:rsidDel="00C002BF">
          <w:rPr>
            <w:noProof/>
            <w:webHidden/>
            <w:sz w:val="26"/>
            <w:szCs w:val="26"/>
          </w:rPr>
          <w:fldChar w:fldCharType="separate"/>
        </w:r>
        <w:r w:rsidR="006F280F" w:rsidRPr="006F280F" w:rsidDel="00C002BF">
          <w:rPr>
            <w:noProof/>
            <w:webHidden/>
            <w:sz w:val="26"/>
            <w:szCs w:val="26"/>
          </w:rPr>
          <w:delText>5</w:delText>
        </w:r>
        <w:r w:rsidR="006F280F" w:rsidRPr="006F280F" w:rsidDel="00C002BF">
          <w:rPr>
            <w:noProof/>
            <w:webHidden/>
            <w:sz w:val="26"/>
            <w:szCs w:val="26"/>
          </w:rPr>
          <w:fldChar w:fldCharType="end"/>
        </w:r>
        <w:r w:rsidDel="00C002BF">
          <w:rPr>
            <w:noProof/>
            <w:sz w:val="26"/>
            <w:szCs w:val="26"/>
          </w:rPr>
          <w:fldChar w:fldCharType="end"/>
        </w:r>
      </w:del>
    </w:p>
    <w:p w14:paraId="684FFD80" w14:textId="24085F1F" w:rsidR="006F280F" w:rsidRPr="006F280F" w:rsidDel="00C002BF" w:rsidRDefault="00000000">
      <w:pPr>
        <w:rPr>
          <w:del w:id="42" w:author="ĐÀNG ANH MIN ROG" w:date="2023-06-11T06:52:00Z"/>
          <w:rFonts w:eastAsiaTheme="minorEastAsia"/>
          <w:noProof/>
          <w:kern w:val="2"/>
          <w:sz w:val="26"/>
          <w:szCs w:val="26"/>
          <w14:ligatures w14:val="standardContextual"/>
        </w:rPr>
        <w:pPrChange w:id="43" w:author="ĐÀNG ANH MIN ROG" w:date="2023-06-11T06:53:00Z">
          <w:pPr>
            <w:pStyle w:val="TOC3"/>
            <w:tabs>
              <w:tab w:val="right" w:leader="dot" w:pos="9395"/>
            </w:tabs>
          </w:pPr>
        </w:pPrChange>
      </w:pPr>
      <w:del w:id="44" w:author="ĐÀNG ANH MIN ROG" w:date="2023-06-11T06:52:00Z">
        <w:r w:rsidDel="00C002BF">
          <w:fldChar w:fldCharType="begin"/>
        </w:r>
        <w:r w:rsidDel="00C002BF">
          <w:delInstrText>HYPERLINK \l "_Toc136708496"</w:delInstrText>
        </w:r>
        <w:r w:rsidDel="00C002BF">
          <w:fldChar w:fldCharType="separate"/>
        </w:r>
        <w:r w:rsidR="006F280F" w:rsidRPr="006F280F" w:rsidDel="00C002BF">
          <w:rPr>
            <w:rStyle w:val="Hyperlink"/>
            <w:noProof/>
            <w:sz w:val="26"/>
            <w:szCs w:val="26"/>
          </w:rPr>
          <w:delText>2.1.2. CSS:</w:delText>
        </w:r>
        <w:r w:rsidR="006F280F" w:rsidRPr="006F280F" w:rsidDel="00C002BF">
          <w:rPr>
            <w:noProof/>
            <w:webHidden/>
            <w:sz w:val="26"/>
            <w:szCs w:val="26"/>
          </w:rPr>
          <w:tab/>
        </w:r>
        <w:r w:rsidR="006F280F" w:rsidRPr="006F280F" w:rsidDel="00C002BF">
          <w:rPr>
            <w:noProof/>
            <w:webHidden/>
            <w:sz w:val="26"/>
            <w:szCs w:val="26"/>
          </w:rPr>
          <w:fldChar w:fldCharType="begin"/>
        </w:r>
        <w:r w:rsidR="006F280F" w:rsidRPr="006F280F" w:rsidDel="00C002BF">
          <w:rPr>
            <w:noProof/>
            <w:webHidden/>
            <w:sz w:val="26"/>
            <w:szCs w:val="26"/>
          </w:rPr>
          <w:delInstrText xml:space="preserve"> PAGEREF _Toc136708496 \h </w:delInstrText>
        </w:r>
        <w:r w:rsidR="006F280F" w:rsidRPr="006F280F" w:rsidDel="00C002BF">
          <w:rPr>
            <w:noProof/>
            <w:webHidden/>
            <w:sz w:val="26"/>
            <w:szCs w:val="26"/>
          </w:rPr>
        </w:r>
        <w:r w:rsidR="006F280F" w:rsidRPr="006F280F" w:rsidDel="00C002BF">
          <w:rPr>
            <w:noProof/>
            <w:webHidden/>
            <w:sz w:val="26"/>
            <w:szCs w:val="26"/>
          </w:rPr>
          <w:fldChar w:fldCharType="separate"/>
        </w:r>
        <w:r w:rsidR="006F280F" w:rsidRPr="006F280F" w:rsidDel="00C002BF">
          <w:rPr>
            <w:noProof/>
            <w:webHidden/>
            <w:sz w:val="26"/>
            <w:szCs w:val="26"/>
          </w:rPr>
          <w:delText>5</w:delText>
        </w:r>
        <w:r w:rsidR="006F280F" w:rsidRPr="006F280F" w:rsidDel="00C002BF">
          <w:rPr>
            <w:noProof/>
            <w:webHidden/>
            <w:sz w:val="26"/>
            <w:szCs w:val="26"/>
          </w:rPr>
          <w:fldChar w:fldCharType="end"/>
        </w:r>
        <w:r w:rsidDel="00C002BF">
          <w:rPr>
            <w:noProof/>
            <w:sz w:val="26"/>
            <w:szCs w:val="26"/>
          </w:rPr>
          <w:fldChar w:fldCharType="end"/>
        </w:r>
      </w:del>
    </w:p>
    <w:p w14:paraId="5FBD0A37" w14:textId="27641A1E" w:rsidR="006F280F" w:rsidRPr="006F280F" w:rsidDel="00C002BF" w:rsidRDefault="00000000">
      <w:pPr>
        <w:rPr>
          <w:del w:id="45" w:author="ĐÀNG ANH MIN ROG" w:date="2023-06-11T06:52:00Z"/>
          <w:rFonts w:eastAsiaTheme="minorEastAsia"/>
          <w:noProof/>
          <w:kern w:val="2"/>
          <w:sz w:val="26"/>
          <w:szCs w:val="26"/>
          <w14:ligatures w14:val="standardContextual"/>
        </w:rPr>
        <w:pPrChange w:id="46" w:author="ĐÀNG ANH MIN ROG" w:date="2023-06-11T06:53:00Z">
          <w:pPr>
            <w:pStyle w:val="TOC3"/>
            <w:tabs>
              <w:tab w:val="right" w:leader="dot" w:pos="9395"/>
            </w:tabs>
          </w:pPr>
        </w:pPrChange>
      </w:pPr>
      <w:del w:id="47" w:author="ĐÀNG ANH MIN ROG" w:date="2023-06-11T06:52:00Z">
        <w:r w:rsidDel="00C002BF">
          <w:fldChar w:fldCharType="begin"/>
        </w:r>
        <w:r w:rsidDel="00C002BF">
          <w:delInstrText>HYPERLINK \l "_Toc136708497"</w:delInstrText>
        </w:r>
        <w:r w:rsidDel="00C002BF">
          <w:fldChar w:fldCharType="separate"/>
        </w:r>
        <w:r w:rsidR="006F280F" w:rsidRPr="006F280F" w:rsidDel="00C002BF">
          <w:rPr>
            <w:rStyle w:val="Hyperlink"/>
            <w:noProof/>
            <w:sz w:val="26"/>
            <w:szCs w:val="26"/>
          </w:rPr>
          <w:delText>2.1.3. BOOTSTRAP:</w:delText>
        </w:r>
        <w:r w:rsidR="006F280F" w:rsidRPr="006F280F" w:rsidDel="00C002BF">
          <w:rPr>
            <w:noProof/>
            <w:webHidden/>
            <w:sz w:val="26"/>
            <w:szCs w:val="26"/>
          </w:rPr>
          <w:tab/>
        </w:r>
        <w:r w:rsidR="006F280F" w:rsidRPr="006F280F" w:rsidDel="00C002BF">
          <w:rPr>
            <w:noProof/>
            <w:webHidden/>
            <w:sz w:val="26"/>
            <w:szCs w:val="26"/>
          </w:rPr>
          <w:fldChar w:fldCharType="begin"/>
        </w:r>
        <w:r w:rsidR="006F280F" w:rsidRPr="006F280F" w:rsidDel="00C002BF">
          <w:rPr>
            <w:noProof/>
            <w:webHidden/>
            <w:sz w:val="26"/>
            <w:szCs w:val="26"/>
          </w:rPr>
          <w:delInstrText xml:space="preserve"> PAGEREF _Toc136708497 \h </w:delInstrText>
        </w:r>
        <w:r w:rsidR="006F280F" w:rsidRPr="006F280F" w:rsidDel="00C002BF">
          <w:rPr>
            <w:noProof/>
            <w:webHidden/>
            <w:sz w:val="26"/>
            <w:szCs w:val="26"/>
          </w:rPr>
        </w:r>
        <w:r w:rsidR="006F280F" w:rsidRPr="006F280F" w:rsidDel="00C002BF">
          <w:rPr>
            <w:noProof/>
            <w:webHidden/>
            <w:sz w:val="26"/>
            <w:szCs w:val="26"/>
          </w:rPr>
          <w:fldChar w:fldCharType="separate"/>
        </w:r>
        <w:r w:rsidR="006F280F" w:rsidRPr="006F280F" w:rsidDel="00C002BF">
          <w:rPr>
            <w:noProof/>
            <w:webHidden/>
            <w:sz w:val="26"/>
            <w:szCs w:val="26"/>
          </w:rPr>
          <w:delText>6</w:delText>
        </w:r>
        <w:r w:rsidR="006F280F" w:rsidRPr="006F280F" w:rsidDel="00C002BF">
          <w:rPr>
            <w:noProof/>
            <w:webHidden/>
            <w:sz w:val="26"/>
            <w:szCs w:val="26"/>
          </w:rPr>
          <w:fldChar w:fldCharType="end"/>
        </w:r>
        <w:r w:rsidDel="00C002BF">
          <w:rPr>
            <w:noProof/>
            <w:sz w:val="26"/>
            <w:szCs w:val="26"/>
          </w:rPr>
          <w:fldChar w:fldCharType="end"/>
        </w:r>
      </w:del>
    </w:p>
    <w:p w14:paraId="723DBD57" w14:textId="79DD4AF8" w:rsidR="006F280F" w:rsidRPr="006F280F" w:rsidDel="00C002BF" w:rsidRDefault="00000000">
      <w:pPr>
        <w:rPr>
          <w:del w:id="48" w:author="ĐÀNG ANH MIN ROG" w:date="2023-06-11T06:52:00Z"/>
          <w:rFonts w:eastAsiaTheme="minorEastAsia"/>
          <w:noProof/>
          <w:kern w:val="2"/>
          <w:sz w:val="26"/>
          <w:szCs w:val="26"/>
          <w14:ligatures w14:val="standardContextual"/>
        </w:rPr>
        <w:pPrChange w:id="49" w:author="ĐÀNG ANH MIN ROG" w:date="2023-06-11T06:53:00Z">
          <w:pPr>
            <w:pStyle w:val="TOC3"/>
            <w:tabs>
              <w:tab w:val="right" w:leader="dot" w:pos="9395"/>
            </w:tabs>
          </w:pPr>
        </w:pPrChange>
      </w:pPr>
      <w:del w:id="50" w:author="ĐÀNG ANH MIN ROG" w:date="2023-06-11T06:52:00Z">
        <w:r w:rsidDel="00C002BF">
          <w:fldChar w:fldCharType="begin"/>
        </w:r>
        <w:r w:rsidDel="00C002BF">
          <w:delInstrText>HYPERLINK \l "_Toc136708498"</w:delInstrText>
        </w:r>
        <w:r w:rsidDel="00C002BF">
          <w:fldChar w:fldCharType="separate"/>
        </w:r>
        <w:r w:rsidR="006F280F" w:rsidRPr="006F280F" w:rsidDel="00C002BF">
          <w:rPr>
            <w:rStyle w:val="Hyperlink"/>
            <w:noProof/>
            <w:sz w:val="26"/>
            <w:szCs w:val="26"/>
          </w:rPr>
          <w:delText>2.1.4. JAVASRIPT (JS):</w:delText>
        </w:r>
        <w:r w:rsidR="006F280F" w:rsidRPr="006F280F" w:rsidDel="00C002BF">
          <w:rPr>
            <w:noProof/>
            <w:webHidden/>
            <w:sz w:val="26"/>
            <w:szCs w:val="26"/>
          </w:rPr>
          <w:tab/>
        </w:r>
        <w:r w:rsidR="006F280F" w:rsidRPr="006F280F" w:rsidDel="00C002BF">
          <w:rPr>
            <w:noProof/>
            <w:webHidden/>
            <w:sz w:val="26"/>
            <w:szCs w:val="26"/>
          </w:rPr>
          <w:fldChar w:fldCharType="begin"/>
        </w:r>
        <w:r w:rsidR="006F280F" w:rsidRPr="006F280F" w:rsidDel="00C002BF">
          <w:rPr>
            <w:noProof/>
            <w:webHidden/>
            <w:sz w:val="26"/>
            <w:szCs w:val="26"/>
          </w:rPr>
          <w:delInstrText xml:space="preserve"> PAGEREF _Toc136708498 \h </w:delInstrText>
        </w:r>
        <w:r w:rsidR="006F280F" w:rsidRPr="006F280F" w:rsidDel="00C002BF">
          <w:rPr>
            <w:noProof/>
            <w:webHidden/>
            <w:sz w:val="26"/>
            <w:szCs w:val="26"/>
          </w:rPr>
        </w:r>
        <w:r w:rsidR="006F280F" w:rsidRPr="006F280F" w:rsidDel="00C002BF">
          <w:rPr>
            <w:noProof/>
            <w:webHidden/>
            <w:sz w:val="26"/>
            <w:szCs w:val="26"/>
          </w:rPr>
          <w:fldChar w:fldCharType="separate"/>
        </w:r>
        <w:r w:rsidR="006F280F" w:rsidRPr="006F280F" w:rsidDel="00C002BF">
          <w:rPr>
            <w:noProof/>
            <w:webHidden/>
            <w:sz w:val="26"/>
            <w:szCs w:val="26"/>
          </w:rPr>
          <w:delText>7</w:delText>
        </w:r>
        <w:r w:rsidR="006F280F" w:rsidRPr="006F280F" w:rsidDel="00C002BF">
          <w:rPr>
            <w:noProof/>
            <w:webHidden/>
            <w:sz w:val="26"/>
            <w:szCs w:val="26"/>
          </w:rPr>
          <w:fldChar w:fldCharType="end"/>
        </w:r>
        <w:r w:rsidDel="00C002BF">
          <w:rPr>
            <w:noProof/>
            <w:sz w:val="26"/>
            <w:szCs w:val="26"/>
          </w:rPr>
          <w:fldChar w:fldCharType="end"/>
        </w:r>
      </w:del>
    </w:p>
    <w:p w14:paraId="459598E2" w14:textId="3F83C6B0" w:rsidR="006F280F" w:rsidRPr="006F280F" w:rsidDel="00C002BF" w:rsidRDefault="00000000">
      <w:pPr>
        <w:rPr>
          <w:del w:id="51" w:author="ĐÀNG ANH MIN ROG" w:date="2023-06-11T06:52:00Z"/>
          <w:rFonts w:eastAsiaTheme="minorEastAsia"/>
          <w:noProof/>
          <w:kern w:val="2"/>
          <w:sz w:val="26"/>
          <w:szCs w:val="26"/>
          <w14:ligatures w14:val="standardContextual"/>
        </w:rPr>
        <w:pPrChange w:id="52" w:author="ĐÀNG ANH MIN ROG" w:date="2023-06-11T06:53:00Z">
          <w:pPr>
            <w:pStyle w:val="TOC3"/>
            <w:tabs>
              <w:tab w:val="right" w:leader="dot" w:pos="9395"/>
            </w:tabs>
          </w:pPr>
        </w:pPrChange>
      </w:pPr>
      <w:del w:id="53" w:author="ĐÀNG ANH MIN ROG" w:date="2023-06-11T06:52:00Z">
        <w:r w:rsidDel="00C002BF">
          <w:fldChar w:fldCharType="begin"/>
        </w:r>
        <w:r w:rsidDel="00C002BF">
          <w:delInstrText>HYPERLINK \l "_Toc136708499"</w:delInstrText>
        </w:r>
        <w:r w:rsidDel="00C002BF">
          <w:fldChar w:fldCharType="separate"/>
        </w:r>
        <w:r w:rsidR="006F280F" w:rsidRPr="006F280F" w:rsidDel="00C002BF">
          <w:rPr>
            <w:rStyle w:val="Hyperlink"/>
            <w:noProof/>
            <w:sz w:val="26"/>
            <w:szCs w:val="26"/>
          </w:rPr>
          <w:delText>2.1.5. JQUERY:</w:delText>
        </w:r>
        <w:r w:rsidR="006F280F" w:rsidRPr="006F280F" w:rsidDel="00C002BF">
          <w:rPr>
            <w:noProof/>
            <w:webHidden/>
            <w:sz w:val="26"/>
            <w:szCs w:val="26"/>
          </w:rPr>
          <w:tab/>
        </w:r>
        <w:r w:rsidR="006F280F" w:rsidRPr="006F280F" w:rsidDel="00C002BF">
          <w:rPr>
            <w:noProof/>
            <w:webHidden/>
            <w:sz w:val="26"/>
            <w:szCs w:val="26"/>
          </w:rPr>
          <w:fldChar w:fldCharType="begin"/>
        </w:r>
        <w:r w:rsidR="006F280F" w:rsidRPr="006F280F" w:rsidDel="00C002BF">
          <w:rPr>
            <w:noProof/>
            <w:webHidden/>
            <w:sz w:val="26"/>
            <w:szCs w:val="26"/>
          </w:rPr>
          <w:delInstrText xml:space="preserve"> PAGEREF _Toc136708499 \h </w:delInstrText>
        </w:r>
        <w:r w:rsidR="006F280F" w:rsidRPr="006F280F" w:rsidDel="00C002BF">
          <w:rPr>
            <w:noProof/>
            <w:webHidden/>
            <w:sz w:val="26"/>
            <w:szCs w:val="26"/>
          </w:rPr>
        </w:r>
        <w:r w:rsidR="006F280F" w:rsidRPr="006F280F" w:rsidDel="00C002BF">
          <w:rPr>
            <w:noProof/>
            <w:webHidden/>
            <w:sz w:val="26"/>
            <w:szCs w:val="26"/>
          </w:rPr>
          <w:fldChar w:fldCharType="separate"/>
        </w:r>
        <w:r w:rsidR="006F280F" w:rsidRPr="006F280F" w:rsidDel="00C002BF">
          <w:rPr>
            <w:noProof/>
            <w:webHidden/>
            <w:sz w:val="26"/>
            <w:szCs w:val="26"/>
          </w:rPr>
          <w:delText>8</w:delText>
        </w:r>
        <w:r w:rsidR="006F280F" w:rsidRPr="006F280F" w:rsidDel="00C002BF">
          <w:rPr>
            <w:noProof/>
            <w:webHidden/>
            <w:sz w:val="26"/>
            <w:szCs w:val="26"/>
          </w:rPr>
          <w:fldChar w:fldCharType="end"/>
        </w:r>
        <w:r w:rsidDel="00C002BF">
          <w:rPr>
            <w:noProof/>
            <w:sz w:val="26"/>
            <w:szCs w:val="26"/>
          </w:rPr>
          <w:fldChar w:fldCharType="end"/>
        </w:r>
      </w:del>
    </w:p>
    <w:p w14:paraId="1716EDB2" w14:textId="3DADF232" w:rsidR="006F280F" w:rsidRPr="006F280F" w:rsidDel="00C002BF" w:rsidRDefault="00000000">
      <w:pPr>
        <w:rPr>
          <w:del w:id="54" w:author="ĐÀNG ANH MIN ROG" w:date="2023-06-11T06:52:00Z"/>
          <w:rFonts w:eastAsiaTheme="minorEastAsia"/>
          <w:noProof/>
          <w:kern w:val="2"/>
          <w:sz w:val="26"/>
          <w:szCs w:val="26"/>
          <w14:ligatures w14:val="standardContextual"/>
        </w:rPr>
        <w:pPrChange w:id="55" w:author="ĐÀNG ANH MIN ROG" w:date="2023-06-11T06:53:00Z">
          <w:pPr>
            <w:pStyle w:val="TOC2"/>
            <w:tabs>
              <w:tab w:val="right" w:leader="dot" w:pos="9395"/>
            </w:tabs>
          </w:pPr>
        </w:pPrChange>
      </w:pPr>
      <w:del w:id="56" w:author="ĐÀNG ANH MIN ROG" w:date="2023-06-11T06:52:00Z">
        <w:r w:rsidDel="00C002BF">
          <w:fldChar w:fldCharType="begin"/>
        </w:r>
        <w:r w:rsidDel="00C002BF">
          <w:delInstrText>HYPERLINK \l "_Toc136708500"</w:delInstrText>
        </w:r>
        <w:r w:rsidDel="00C002BF">
          <w:fldChar w:fldCharType="separate"/>
        </w:r>
        <w:r w:rsidR="006F280F" w:rsidRPr="006F280F" w:rsidDel="00C002BF">
          <w:rPr>
            <w:rStyle w:val="Hyperlink"/>
            <w:noProof/>
            <w:sz w:val="26"/>
            <w:szCs w:val="26"/>
          </w:rPr>
          <w:delText>2.2. Backend</w:delText>
        </w:r>
        <w:r w:rsidR="006F280F" w:rsidRPr="006F280F" w:rsidDel="00C002BF">
          <w:rPr>
            <w:noProof/>
            <w:webHidden/>
            <w:sz w:val="26"/>
            <w:szCs w:val="26"/>
          </w:rPr>
          <w:tab/>
        </w:r>
        <w:r w:rsidR="006F280F" w:rsidRPr="006F280F" w:rsidDel="00C002BF">
          <w:rPr>
            <w:b/>
            <w:bCs/>
            <w:noProof/>
            <w:webHidden/>
            <w:sz w:val="26"/>
            <w:szCs w:val="26"/>
          </w:rPr>
          <w:fldChar w:fldCharType="begin"/>
        </w:r>
        <w:r w:rsidR="006F280F" w:rsidRPr="006F280F" w:rsidDel="00C002BF">
          <w:rPr>
            <w:noProof/>
            <w:webHidden/>
            <w:sz w:val="26"/>
            <w:szCs w:val="26"/>
          </w:rPr>
          <w:delInstrText xml:space="preserve"> PAGEREF _Toc136708500 \h </w:delInstrText>
        </w:r>
        <w:r w:rsidR="006F280F" w:rsidRPr="006F280F" w:rsidDel="00C002BF">
          <w:rPr>
            <w:b/>
            <w:bCs/>
            <w:noProof/>
            <w:webHidden/>
            <w:sz w:val="26"/>
            <w:szCs w:val="26"/>
          </w:rPr>
        </w:r>
        <w:r w:rsidR="006F280F" w:rsidRPr="006F280F" w:rsidDel="00C002BF">
          <w:rPr>
            <w:b/>
            <w:bCs/>
            <w:noProof/>
            <w:webHidden/>
            <w:sz w:val="26"/>
            <w:szCs w:val="26"/>
          </w:rPr>
          <w:fldChar w:fldCharType="separate"/>
        </w:r>
        <w:r w:rsidR="006F280F" w:rsidRPr="006F280F" w:rsidDel="00C002BF">
          <w:rPr>
            <w:noProof/>
            <w:webHidden/>
            <w:sz w:val="26"/>
            <w:szCs w:val="26"/>
          </w:rPr>
          <w:delText>9</w:delText>
        </w:r>
        <w:r w:rsidR="006F280F" w:rsidRPr="006F280F" w:rsidDel="00C002BF">
          <w:rPr>
            <w:b/>
            <w:bCs/>
            <w:noProof/>
            <w:webHidden/>
            <w:sz w:val="26"/>
            <w:szCs w:val="26"/>
          </w:rPr>
          <w:fldChar w:fldCharType="end"/>
        </w:r>
        <w:r w:rsidDel="00C002BF">
          <w:rPr>
            <w:noProof/>
            <w:sz w:val="26"/>
            <w:szCs w:val="26"/>
          </w:rPr>
          <w:fldChar w:fldCharType="end"/>
        </w:r>
      </w:del>
    </w:p>
    <w:p w14:paraId="65A9861A" w14:textId="38FF4E87" w:rsidR="006F280F" w:rsidRPr="006F280F" w:rsidDel="00C002BF" w:rsidRDefault="00000000">
      <w:pPr>
        <w:rPr>
          <w:del w:id="57" w:author="ĐÀNG ANH MIN ROG" w:date="2023-06-11T06:52:00Z"/>
          <w:rFonts w:eastAsiaTheme="minorEastAsia"/>
          <w:noProof/>
          <w:kern w:val="2"/>
          <w:sz w:val="26"/>
          <w:szCs w:val="26"/>
          <w14:ligatures w14:val="standardContextual"/>
        </w:rPr>
        <w:pPrChange w:id="58" w:author="ĐÀNG ANH MIN ROG" w:date="2023-06-11T06:53:00Z">
          <w:pPr>
            <w:pStyle w:val="TOC3"/>
            <w:tabs>
              <w:tab w:val="right" w:leader="dot" w:pos="9395"/>
            </w:tabs>
          </w:pPr>
        </w:pPrChange>
      </w:pPr>
      <w:del w:id="59" w:author="ĐÀNG ANH MIN ROG" w:date="2023-06-11T06:52:00Z">
        <w:r w:rsidDel="00C002BF">
          <w:fldChar w:fldCharType="begin"/>
        </w:r>
        <w:r w:rsidDel="00C002BF">
          <w:delInstrText>HYPERLINK \l "_Toc136708501"</w:delInstrText>
        </w:r>
        <w:r w:rsidDel="00C002BF">
          <w:fldChar w:fldCharType="separate"/>
        </w:r>
        <w:r w:rsidR="006F280F" w:rsidRPr="006F280F" w:rsidDel="00C002BF">
          <w:rPr>
            <w:rStyle w:val="Hyperlink"/>
            <w:noProof/>
            <w:sz w:val="26"/>
            <w:szCs w:val="26"/>
          </w:rPr>
          <w:delText>2.2.1. Ngôn ngữ lập trình C#:</w:delText>
        </w:r>
        <w:r w:rsidR="006F280F" w:rsidRPr="006F280F" w:rsidDel="00C002BF">
          <w:rPr>
            <w:noProof/>
            <w:webHidden/>
            <w:sz w:val="26"/>
            <w:szCs w:val="26"/>
          </w:rPr>
          <w:tab/>
        </w:r>
        <w:r w:rsidR="006F280F" w:rsidRPr="006F280F" w:rsidDel="00C002BF">
          <w:rPr>
            <w:noProof/>
            <w:webHidden/>
            <w:sz w:val="26"/>
            <w:szCs w:val="26"/>
          </w:rPr>
          <w:fldChar w:fldCharType="begin"/>
        </w:r>
        <w:r w:rsidR="006F280F" w:rsidRPr="006F280F" w:rsidDel="00C002BF">
          <w:rPr>
            <w:noProof/>
            <w:webHidden/>
            <w:sz w:val="26"/>
            <w:szCs w:val="26"/>
          </w:rPr>
          <w:delInstrText xml:space="preserve"> PAGEREF _Toc136708501 \h </w:delInstrText>
        </w:r>
        <w:r w:rsidR="006F280F" w:rsidRPr="006F280F" w:rsidDel="00C002BF">
          <w:rPr>
            <w:noProof/>
            <w:webHidden/>
            <w:sz w:val="26"/>
            <w:szCs w:val="26"/>
          </w:rPr>
        </w:r>
        <w:r w:rsidR="006F280F" w:rsidRPr="006F280F" w:rsidDel="00C002BF">
          <w:rPr>
            <w:noProof/>
            <w:webHidden/>
            <w:sz w:val="26"/>
            <w:szCs w:val="26"/>
          </w:rPr>
          <w:fldChar w:fldCharType="separate"/>
        </w:r>
        <w:r w:rsidR="006F280F" w:rsidRPr="006F280F" w:rsidDel="00C002BF">
          <w:rPr>
            <w:noProof/>
            <w:webHidden/>
            <w:sz w:val="26"/>
            <w:szCs w:val="26"/>
          </w:rPr>
          <w:delText>9</w:delText>
        </w:r>
        <w:r w:rsidR="006F280F" w:rsidRPr="006F280F" w:rsidDel="00C002BF">
          <w:rPr>
            <w:noProof/>
            <w:webHidden/>
            <w:sz w:val="26"/>
            <w:szCs w:val="26"/>
          </w:rPr>
          <w:fldChar w:fldCharType="end"/>
        </w:r>
        <w:r w:rsidDel="00C002BF">
          <w:rPr>
            <w:noProof/>
            <w:sz w:val="26"/>
            <w:szCs w:val="26"/>
          </w:rPr>
          <w:fldChar w:fldCharType="end"/>
        </w:r>
      </w:del>
    </w:p>
    <w:p w14:paraId="338A7561" w14:textId="17D34F94" w:rsidR="006F280F" w:rsidRPr="006F280F" w:rsidDel="00C002BF" w:rsidRDefault="00000000">
      <w:pPr>
        <w:rPr>
          <w:del w:id="60" w:author="ĐÀNG ANH MIN ROG" w:date="2023-06-11T06:52:00Z"/>
          <w:rFonts w:eastAsiaTheme="minorEastAsia"/>
          <w:noProof/>
          <w:kern w:val="2"/>
          <w:sz w:val="26"/>
          <w:szCs w:val="26"/>
          <w14:ligatures w14:val="standardContextual"/>
        </w:rPr>
        <w:pPrChange w:id="61" w:author="ĐÀNG ANH MIN ROG" w:date="2023-06-11T06:53:00Z">
          <w:pPr>
            <w:pStyle w:val="TOC3"/>
            <w:tabs>
              <w:tab w:val="right" w:leader="dot" w:pos="9395"/>
            </w:tabs>
          </w:pPr>
        </w:pPrChange>
      </w:pPr>
      <w:del w:id="62" w:author="ĐÀNG ANH MIN ROG" w:date="2023-06-11T06:52:00Z">
        <w:r w:rsidDel="00C002BF">
          <w:fldChar w:fldCharType="begin"/>
        </w:r>
        <w:r w:rsidDel="00C002BF">
          <w:delInstrText>HYPERLINK \l "_Toc136708502"</w:delInstrText>
        </w:r>
        <w:r w:rsidDel="00C002BF">
          <w:fldChar w:fldCharType="separate"/>
        </w:r>
        <w:r w:rsidR="006F280F" w:rsidRPr="006F280F" w:rsidDel="00C002BF">
          <w:rPr>
            <w:rStyle w:val="Hyperlink"/>
            <w:noProof/>
            <w:sz w:val="26"/>
            <w:szCs w:val="26"/>
          </w:rPr>
          <w:delText>2.2.2. ASP.NET CORE:</w:delText>
        </w:r>
        <w:r w:rsidR="006F280F" w:rsidRPr="006F280F" w:rsidDel="00C002BF">
          <w:rPr>
            <w:noProof/>
            <w:webHidden/>
            <w:sz w:val="26"/>
            <w:szCs w:val="26"/>
          </w:rPr>
          <w:tab/>
        </w:r>
        <w:r w:rsidR="006F280F" w:rsidRPr="006F280F" w:rsidDel="00C002BF">
          <w:rPr>
            <w:noProof/>
            <w:webHidden/>
            <w:sz w:val="26"/>
            <w:szCs w:val="26"/>
          </w:rPr>
          <w:fldChar w:fldCharType="begin"/>
        </w:r>
        <w:r w:rsidR="006F280F" w:rsidRPr="006F280F" w:rsidDel="00C002BF">
          <w:rPr>
            <w:noProof/>
            <w:webHidden/>
            <w:sz w:val="26"/>
            <w:szCs w:val="26"/>
          </w:rPr>
          <w:delInstrText xml:space="preserve"> PAGEREF _Toc136708502 \h </w:delInstrText>
        </w:r>
        <w:r w:rsidR="006F280F" w:rsidRPr="006F280F" w:rsidDel="00C002BF">
          <w:rPr>
            <w:noProof/>
            <w:webHidden/>
            <w:sz w:val="26"/>
            <w:szCs w:val="26"/>
          </w:rPr>
        </w:r>
        <w:r w:rsidR="006F280F" w:rsidRPr="006F280F" w:rsidDel="00C002BF">
          <w:rPr>
            <w:noProof/>
            <w:webHidden/>
            <w:sz w:val="26"/>
            <w:szCs w:val="26"/>
          </w:rPr>
          <w:fldChar w:fldCharType="separate"/>
        </w:r>
        <w:r w:rsidR="006F280F" w:rsidRPr="006F280F" w:rsidDel="00C002BF">
          <w:rPr>
            <w:noProof/>
            <w:webHidden/>
            <w:sz w:val="26"/>
            <w:szCs w:val="26"/>
          </w:rPr>
          <w:delText>9</w:delText>
        </w:r>
        <w:r w:rsidR="006F280F" w:rsidRPr="006F280F" w:rsidDel="00C002BF">
          <w:rPr>
            <w:noProof/>
            <w:webHidden/>
            <w:sz w:val="26"/>
            <w:szCs w:val="26"/>
          </w:rPr>
          <w:fldChar w:fldCharType="end"/>
        </w:r>
        <w:r w:rsidDel="00C002BF">
          <w:rPr>
            <w:noProof/>
            <w:sz w:val="26"/>
            <w:szCs w:val="26"/>
          </w:rPr>
          <w:fldChar w:fldCharType="end"/>
        </w:r>
      </w:del>
    </w:p>
    <w:p w14:paraId="61C5CD39" w14:textId="2906070A" w:rsidR="006F280F" w:rsidRPr="006F280F" w:rsidDel="00C002BF" w:rsidRDefault="00000000">
      <w:pPr>
        <w:rPr>
          <w:del w:id="63" w:author="ĐÀNG ANH MIN ROG" w:date="2023-06-11T06:52:00Z"/>
          <w:rFonts w:eastAsiaTheme="minorEastAsia"/>
          <w:noProof/>
          <w:kern w:val="2"/>
          <w:sz w:val="26"/>
          <w:szCs w:val="26"/>
          <w14:ligatures w14:val="standardContextual"/>
        </w:rPr>
        <w:pPrChange w:id="64" w:author="ĐÀNG ANH MIN ROG" w:date="2023-06-11T06:53:00Z">
          <w:pPr>
            <w:pStyle w:val="TOC3"/>
            <w:tabs>
              <w:tab w:val="right" w:leader="dot" w:pos="9395"/>
            </w:tabs>
          </w:pPr>
        </w:pPrChange>
      </w:pPr>
      <w:del w:id="65" w:author="ĐÀNG ANH MIN ROG" w:date="2023-06-11T06:52:00Z">
        <w:r w:rsidDel="00C002BF">
          <w:fldChar w:fldCharType="begin"/>
        </w:r>
        <w:r w:rsidDel="00C002BF">
          <w:delInstrText>HYPERLINK \l "_Toc136708503"</w:delInstrText>
        </w:r>
        <w:r w:rsidDel="00C002BF">
          <w:fldChar w:fldCharType="separate"/>
        </w:r>
        <w:r w:rsidR="006F280F" w:rsidRPr="006F280F" w:rsidDel="00C002BF">
          <w:rPr>
            <w:rStyle w:val="Hyperlink"/>
            <w:noProof/>
            <w:sz w:val="26"/>
            <w:szCs w:val="26"/>
          </w:rPr>
          <w:delText>2.2.3. Cơ sở dữ liệu SQL Server:</w:delText>
        </w:r>
        <w:r w:rsidR="006F280F" w:rsidRPr="006F280F" w:rsidDel="00C002BF">
          <w:rPr>
            <w:noProof/>
            <w:webHidden/>
            <w:sz w:val="26"/>
            <w:szCs w:val="26"/>
          </w:rPr>
          <w:tab/>
        </w:r>
        <w:r w:rsidR="006F280F" w:rsidRPr="006F280F" w:rsidDel="00C002BF">
          <w:rPr>
            <w:noProof/>
            <w:webHidden/>
            <w:sz w:val="26"/>
            <w:szCs w:val="26"/>
          </w:rPr>
          <w:fldChar w:fldCharType="begin"/>
        </w:r>
        <w:r w:rsidR="006F280F" w:rsidRPr="006F280F" w:rsidDel="00C002BF">
          <w:rPr>
            <w:noProof/>
            <w:webHidden/>
            <w:sz w:val="26"/>
            <w:szCs w:val="26"/>
          </w:rPr>
          <w:delInstrText xml:space="preserve"> PAGEREF _Toc136708503 \h </w:delInstrText>
        </w:r>
        <w:r w:rsidR="006F280F" w:rsidRPr="006F280F" w:rsidDel="00C002BF">
          <w:rPr>
            <w:noProof/>
            <w:webHidden/>
            <w:sz w:val="26"/>
            <w:szCs w:val="26"/>
          </w:rPr>
        </w:r>
        <w:r w:rsidR="006F280F" w:rsidRPr="006F280F" w:rsidDel="00C002BF">
          <w:rPr>
            <w:noProof/>
            <w:webHidden/>
            <w:sz w:val="26"/>
            <w:szCs w:val="26"/>
          </w:rPr>
          <w:fldChar w:fldCharType="separate"/>
        </w:r>
        <w:r w:rsidR="006F280F" w:rsidRPr="006F280F" w:rsidDel="00C002BF">
          <w:rPr>
            <w:noProof/>
            <w:webHidden/>
            <w:sz w:val="26"/>
            <w:szCs w:val="26"/>
          </w:rPr>
          <w:delText>12</w:delText>
        </w:r>
        <w:r w:rsidR="006F280F" w:rsidRPr="006F280F" w:rsidDel="00C002BF">
          <w:rPr>
            <w:noProof/>
            <w:webHidden/>
            <w:sz w:val="26"/>
            <w:szCs w:val="26"/>
          </w:rPr>
          <w:fldChar w:fldCharType="end"/>
        </w:r>
        <w:r w:rsidDel="00C002BF">
          <w:rPr>
            <w:noProof/>
            <w:sz w:val="26"/>
            <w:szCs w:val="26"/>
          </w:rPr>
          <w:fldChar w:fldCharType="end"/>
        </w:r>
      </w:del>
    </w:p>
    <w:p w14:paraId="7C5EEC61" w14:textId="5A78EC06" w:rsidR="006F280F" w:rsidRPr="006F280F" w:rsidDel="00C002BF" w:rsidRDefault="00000000">
      <w:pPr>
        <w:rPr>
          <w:del w:id="66" w:author="ĐÀNG ANH MIN ROG" w:date="2023-06-11T06:52:00Z"/>
          <w:rFonts w:eastAsiaTheme="minorEastAsia"/>
          <w:noProof/>
          <w:kern w:val="2"/>
          <w:sz w:val="26"/>
          <w:szCs w:val="26"/>
          <w14:ligatures w14:val="standardContextual"/>
        </w:rPr>
        <w:pPrChange w:id="67" w:author="ĐÀNG ANH MIN ROG" w:date="2023-06-11T06:53:00Z">
          <w:pPr>
            <w:pStyle w:val="TOC3"/>
            <w:tabs>
              <w:tab w:val="right" w:leader="dot" w:pos="9395"/>
            </w:tabs>
          </w:pPr>
        </w:pPrChange>
      </w:pPr>
      <w:del w:id="68" w:author="ĐÀNG ANH MIN ROG" w:date="2023-06-11T06:52:00Z">
        <w:r w:rsidDel="00C002BF">
          <w:fldChar w:fldCharType="begin"/>
        </w:r>
        <w:r w:rsidDel="00C002BF">
          <w:delInstrText>HYPERLINK \l "_Toc136708504"</w:delInstrText>
        </w:r>
        <w:r w:rsidDel="00C002BF">
          <w:fldChar w:fldCharType="separate"/>
        </w:r>
        <w:r w:rsidR="006F280F" w:rsidRPr="006F280F" w:rsidDel="00C002BF">
          <w:rPr>
            <w:rStyle w:val="Hyperlink"/>
            <w:noProof/>
            <w:sz w:val="26"/>
            <w:szCs w:val="26"/>
          </w:rPr>
          <w:delText>2.2.4. Repository pattern:</w:delText>
        </w:r>
        <w:r w:rsidR="006F280F" w:rsidRPr="006F280F" w:rsidDel="00C002BF">
          <w:rPr>
            <w:noProof/>
            <w:webHidden/>
            <w:sz w:val="26"/>
            <w:szCs w:val="26"/>
          </w:rPr>
          <w:tab/>
        </w:r>
        <w:r w:rsidR="006F280F" w:rsidRPr="006F280F" w:rsidDel="00C002BF">
          <w:rPr>
            <w:noProof/>
            <w:webHidden/>
            <w:sz w:val="26"/>
            <w:szCs w:val="26"/>
          </w:rPr>
          <w:fldChar w:fldCharType="begin"/>
        </w:r>
        <w:r w:rsidR="006F280F" w:rsidRPr="006F280F" w:rsidDel="00C002BF">
          <w:rPr>
            <w:noProof/>
            <w:webHidden/>
            <w:sz w:val="26"/>
            <w:szCs w:val="26"/>
          </w:rPr>
          <w:delInstrText xml:space="preserve"> PAGEREF _Toc136708504 \h </w:delInstrText>
        </w:r>
        <w:r w:rsidR="006F280F" w:rsidRPr="006F280F" w:rsidDel="00C002BF">
          <w:rPr>
            <w:noProof/>
            <w:webHidden/>
            <w:sz w:val="26"/>
            <w:szCs w:val="26"/>
          </w:rPr>
        </w:r>
        <w:r w:rsidR="006F280F" w:rsidRPr="006F280F" w:rsidDel="00C002BF">
          <w:rPr>
            <w:noProof/>
            <w:webHidden/>
            <w:sz w:val="26"/>
            <w:szCs w:val="26"/>
          </w:rPr>
          <w:fldChar w:fldCharType="separate"/>
        </w:r>
        <w:r w:rsidR="006F280F" w:rsidRPr="006F280F" w:rsidDel="00C002BF">
          <w:rPr>
            <w:noProof/>
            <w:webHidden/>
            <w:sz w:val="26"/>
            <w:szCs w:val="26"/>
          </w:rPr>
          <w:delText>13</w:delText>
        </w:r>
        <w:r w:rsidR="006F280F" w:rsidRPr="006F280F" w:rsidDel="00C002BF">
          <w:rPr>
            <w:noProof/>
            <w:webHidden/>
            <w:sz w:val="26"/>
            <w:szCs w:val="26"/>
          </w:rPr>
          <w:fldChar w:fldCharType="end"/>
        </w:r>
        <w:r w:rsidDel="00C002BF">
          <w:rPr>
            <w:noProof/>
            <w:sz w:val="26"/>
            <w:szCs w:val="26"/>
          </w:rPr>
          <w:fldChar w:fldCharType="end"/>
        </w:r>
      </w:del>
    </w:p>
    <w:p w14:paraId="609F3BEC" w14:textId="033DDF79" w:rsidR="006F280F" w:rsidRPr="006F280F" w:rsidDel="00C002BF" w:rsidRDefault="00000000">
      <w:pPr>
        <w:rPr>
          <w:del w:id="69" w:author="ĐÀNG ANH MIN ROG" w:date="2023-06-11T06:52:00Z"/>
          <w:rFonts w:eastAsiaTheme="minorEastAsia"/>
          <w:i/>
          <w:noProof/>
          <w:kern w:val="2"/>
          <w:szCs w:val="26"/>
          <w14:ligatures w14:val="standardContextual"/>
        </w:rPr>
        <w:pPrChange w:id="70" w:author="ĐÀNG ANH MIN ROG" w:date="2023-06-11T06:53:00Z">
          <w:pPr>
            <w:pStyle w:val="TOC1"/>
          </w:pPr>
        </w:pPrChange>
      </w:pPr>
      <w:del w:id="71" w:author="ĐÀNG ANH MIN ROG" w:date="2023-06-11T06:52:00Z">
        <w:r w:rsidDel="00C002BF">
          <w:fldChar w:fldCharType="begin"/>
        </w:r>
        <w:r w:rsidDel="00C002BF">
          <w:delInstrText>HYPERLINK \l "_Toc136708505"</w:delInstrText>
        </w:r>
        <w:r w:rsidDel="00C002BF">
          <w:fldChar w:fldCharType="separate"/>
        </w:r>
        <w:r w:rsidR="006F280F" w:rsidRPr="006F280F" w:rsidDel="00C002BF">
          <w:rPr>
            <w:rStyle w:val="Hyperlink"/>
            <w:caps/>
            <w:noProof/>
            <w:sz w:val="26"/>
            <w:szCs w:val="26"/>
          </w:rPr>
          <w:delText>CHƯƠNG 3.</w:delText>
        </w:r>
        <w:r w:rsidR="006F280F" w:rsidRPr="006F280F" w:rsidDel="00C002BF">
          <w:rPr>
            <w:rStyle w:val="Hyperlink"/>
            <w:noProof/>
            <w:sz w:val="26"/>
            <w:szCs w:val="26"/>
          </w:rPr>
          <w:delText xml:space="preserve"> KẾT QUẢ THỰC NGHIỆM</w:delText>
        </w:r>
        <w:r w:rsidR="006F280F" w:rsidRPr="006F280F" w:rsidDel="00C002BF">
          <w:rPr>
            <w:noProof/>
            <w:webHidden/>
            <w:sz w:val="26"/>
            <w:szCs w:val="26"/>
          </w:rPr>
          <w:tab/>
        </w:r>
        <w:r w:rsidR="006F280F" w:rsidRPr="006F280F" w:rsidDel="00C002BF">
          <w:rPr>
            <w:b/>
            <w:bCs/>
            <w:i/>
            <w:iCs/>
            <w:noProof/>
            <w:webHidden/>
            <w:sz w:val="26"/>
            <w:szCs w:val="26"/>
          </w:rPr>
          <w:fldChar w:fldCharType="begin"/>
        </w:r>
        <w:r w:rsidR="006F280F" w:rsidRPr="006F280F" w:rsidDel="00C002BF">
          <w:rPr>
            <w:noProof/>
            <w:webHidden/>
            <w:sz w:val="26"/>
            <w:szCs w:val="26"/>
          </w:rPr>
          <w:delInstrText xml:space="preserve"> PAGEREF _Toc136708505 \h </w:delInstrText>
        </w:r>
        <w:r w:rsidR="006F280F" w:rsidRPr="006F280F" w:rsidDel="00C002BF">
          <w:rPr>
            <w:b/>
            <w:bCs/>
            <w:i/>
            <w:iCs/>
            <w:noProof/>
            <w:webHidden/>
            <w:sz w:val="26"/>
            <w:szCs w:val="26"/>
          </w:rPr>
        </w:r>
        <w:r w:rsidR="006F280F" w:rsidRPr="006F280F" w:rsidDel="00C002BF">
          <w:rPr>
            <w:b/>
            <w:bCs/>
            <w:i/>
            <w:iCs/>
            <w:noProof/>
            <w:webHidden/>
            <w:sz w:val="26"/>
            <w:szCs w:val="26"/>
          </w:rPr>
          <w:fldChar w:fldCharType="separate"/>
        </w:r>
        <w:r w:rsidR="006F280F" w:rsidRPr="006F280F" w:rsidDel="00C002BF">
          <w:rPr>
            <w:noProof/>
            <w:webHidden/>
            <w:sz w:val="26"/>
            <w:szCs w:val="26"/>
          </w:rPr>
          <w:delText>15</w:delText>
        </w:r>
        <w:r w:rsidR="006F280F" w:rsidRPr="006F280F" w:rsidDel="00C002BF">
          <w:rPr>
            <w:b/>
            <w:bCs/>
            <w:i/>
            <w:iCs/>
            <w:noProof/>
            <w:webHidden/>
            <w:sz w:val="26"/>
            <w:szCs w:val="26"/>
          </w:rPr>
          <w:fldChar w:fldCharType="end"/>
        </w:r>
        <w:r w:rsidDel="00C002BF">
          <w:rPr>
            <w:noProof/>
            <w:sz w:val="26"/>
            <w:szCs w:val="26"/>
          </w:rPr>
          <w:fldChar w:fldCharType="end"/>
        </w:r>
      </w:del>
    </w:p>
    <w:p w14:paraId="57CAC225" w14:textId="42634176" w:rsidR="006F280F" w:rsidRPr="006F280F" w:rsidDel="00C002BF" w:rsidRDefault="00000000">
      <w:pPr>
        <w:rPr>
          <w:del w:id="72" w:author="ĐÀNG ANH MIN ROG" w:date="2023-06-11T06:52:00Z"/>
          <w:rFonts w:eastAsiaTheme="minorEastAsia"/>
          <w:noProof/>
          <w:kern w:val="2"/>
          <w:sz w:val="26"/>
          <w:szCs w:val="26"/>
          <w14:ligatures w14:val="standardContextual"/>
        </w:rPr>
        <w:pPrChange w:id="73" w:author="ĐÀNG ANH MIN ROG" w:date="2023-06-11T06:53:00Z">
          <w:pPr>
            <w:pStyle w:val="TOC2"/>
            <w:tabs>
              <w:tab w:val="right" w:leader="dot" w:pos="9395"/>
            </w:tabs>
          </w:pPr>
        </w:pPrChange>
      </w:pPr>
      <w:del w:id="74" w:author="ĐÀNG ANH MIN ROG" w:date="2023-06-11T06:52:00Z">
        <w:r w:rsidDel="00C002BF">
          <w:fldChar w:fldCharType="begin"/>
        </w:r>
        <w:r w:rsidDel="00C002BF">
          <w:delInstrText>HYPERLINK \l "_Toc136708506"</w:delInstrText>
        </w:r>
        <w:r w:rsidDel="00C002BF">
          <w:fldChar w:fldCharType="separate"/>
        </w:r>
        <w:r w:rsidR="006F280F" w:rsidRPr="006F280F" w:rsidDel="00C002BF">
          <w:rPr>
            <w:rStyle w:val="Hyperlink"/>
            <w:noProof/>
            <w:sz w:val="26"/>
            <w:szCs w:val="26"/>
          </w:rPr>
          <w:delText>3.1. Phân tích thiết kế hệ thống</w:delText>
        </w:r>
        <w:r w:rsidR="006F280F" w:rsidRPr="006F280F" w:rsidDel="00C002BF">
          <w:rPr>
            <w:noProof/>
            <w:webHidden/>
            <w:sz w:val="26"/>
            <w:szCs w:val="26"/>
          </w:rPr>
          <w:tab/>
        </w:r>
        <w:r w:rsidR="006F280F" w:rsidRPr="006F280F" w:rsidDel="00C002BF">
          <w:rPr>
            <w:b/>
            <w:bCs/>
            <w:noProof/>
            <w:webHidden/>
            <w:sz w:val="26"/>
            <w:szCs w:val="26"/>
          </w:rPr>
          <w:fldChar w:fldCharType="begin"/>
        </w:r>
        <w:r w:rsidR="006F280F" w:rsidRPr="006F280F" w:rsidDel="00C002BF">
          <w:rPr>
            <w:noProof/>
            <w:webHidden/>
            <w:sz w:val="26"/>
            <w:szCs w:val="26"/>
          </w:rPr>
          <w:delInstrText xml:space="preserve"> PAGEREF _Toc136708506 \h </w:delInstrText>
        </w:r>
        <w:r w:rsidR="006F280F" w:rsidRPr="006F280F" w:rsidDel="00C002BF">
          <w:rPr>
            <w:b/>
            <w:bCs/>
            <w:noProof/>
            <w:webHidden/>
            <w:sz w:val="26"/>
            <w:szCs w:val="26"/>
          </w:rPr>
        </w:r>
        <w:r w:rsidR="006F280F" w:rsidRPr="006F280F" w:rsidDel="00C002BF">
          <w:rPr>
            <w:b/>
            <w:bCs/>
            <w:noProof/>
            <w:webHidden/>
            <w:sz w:val="26"/>
            <w:szCs w:val="26"/>
          </w:rPr>
          <w:fldChar w:fldCharType="separate"/>
        </w:r>
        <w:r w:rsidR="006F280F" w:rsidRPr="006F280F" w:rsidDel="00C002BF">
          <w:rPr>
            <w:noProof/>
            <w:webHidden/>
            <w:sz w:val="26"/>
            <w:szCs w:val="26"/>
          </w:rPr>
          <w:delText>15</w:delText>
        </w:r>
        <w:r w:rsidR="006F280F" w:rsidRPr="006F280F" w:rsidDel="00C002BF">
          <w:rPr>
            <w:b/>
            <w:bCs/>
            <w:noProof/>
            <w:webHidden/>
            <w:sz w:val="26"/>
            <w:szCs w:val="26"/>
          </w:rPr>
          <w:fldChar w:fldCharType="end"/>
        </w:r>
        <w:r w:rsidDel="00C002BF">
          <w:rPr>
            <w:noProof/>
            <w:sz w:val="26"/>
            <w:szCs w:val="26"/>
          </w:rPr>
          <w:fldChar w:fldCharType="end"/>
        </w:r>
      </w:del>
    </w:p>
    <w:p w14:paraId="1886F77C" w14:textId="0D6FFB80" w:rsidR="006F280F" w:rsidRPr="006F280F" w:rsidDel="00C002BF" w:rsidRDefault="00000000">
      <w:pPr>
        <w:rPr>
          <w:del w:id="75" w:author="ĐÀNG ANH MIN ROG" w:date="2023-06-11T06:52:00Z"/>
          <w:rFonts w:eastAsiaTheme="minorEastAsia"/>
          <w:noProof/>
          <w:kern w:val="2"/>
          <w:sz w:val="26"/>
          <w:szCs w:val="26"/>
          <w14:ligatures w14:val="standardContextual"/>
        </w:rPr>
        <w:pPrChange w:id="76" w:author="ĐÀNG ANH MIN ROG" w:date="2023-06-11T06:53:00Z">
          <w:pPr>
            <w:pStyle w:val="TOC3"/>
            <w:tabs>
              <w:tab w:val="right" w:leader="dot" w:pos="9395"/>
            </w:tabs>
          </w:pPr>
        </w:pPrChange>
      </w:pPr>
      <w:del w:id="77" w:author="ĐÀNG ANH MIN ROG" w:date="2023-06-11T06:52:00Z">
        <w:r w:rsidDel="00C002BF">
          <w:fldChar w:fldCharType="begin"/>
        </w:r>
        <w:r w:rsidDel="00C002BF">
          <w:delInstrText>HYPERLINK \l "_Toc136708507"</w:delInstrText>
        </w:r>
        <w:r w:rsidDel="00C002BF">
          <w:fldChar w:fldCharType="separate"/>
        </w:r>
        <w:r w:rsidR="006F280F" w:rsidRPr="006F280F" w:rsidDel="00C002BF">
          <w:rPr>
            <w:rStyle w:val="Hyperlink"/>
            <w:noProof/>
            <w:sz w:val="26"/>
            <w:szCs w:val="26"/>
          </w:rPr>
          <w:delText>3.1.1. Mô hình thực thể quan hệ (ERD):</w:delText>
        </w:r>
        <w:r w:rsidR="006F280F" w:rsidRPr="006F280F" w:rsidDel="00C002BF">
          <w:rPr>
            <w:noProof/>
            <w:webHidden/>
            <w:sz w:val="26"/>
            <w:szCs w:val="26"/>
          </w:rPr>
          <w:tab/>
        </w:r>
        <w:r w:rsidR="006F280F" w:rsidRPr="006F280F" w:rsidDel="00C002BF">
          <w:rPr>
            <w:noProof/>
            <w:webHidden/>
            <w:sz w:val="26"/>
            <w:szCs w:val="26"/>
          </w:rPr>
          <w:fldChar w:fldCharType="begin"/>
        </w:r>
        <w:r w:rsidR="006F280F" w:rsidRPr="006F280F" w:rsidDel="00C002BF">
          <w:rPr>
            <w:noProof/>
            <w:webHidden/>
            <w:sz w:val="26"/>
            <w:szCs w:val="26"/>
          </w:rPr>
          <w:delInstrText xml:space="preserve"> PAGEREF _Toc136708507 \h </w:delInstrText>
        </w:r>
        <w:r w:rsidR="006F280F" w:rsidRPr="006F280F" w:rsidDel="00C002BF">
          <w:rPr>
            <w:noProof/>
            <w:webHidden/>
            <w:sz w:val="26"/>
            <w:szCs w:val="26"/>
          </w:rPr>
        </w:r>
        <w:r w:rsidR="006F280F" w:rsidRPr="006F280F" w:rsidDel="00C002BF">
          <w:rPr>
            <w:noProof/>
            <w:webHidden/>
            <w:sz w:val="26"/>
            <w:szCs w:val="26"/>
          </w:rPr>
          <w:fldChar w:fldCharType="separate"/>
        </w:r>
        <w:r w:rsidR="006F280F" w:rsidRPr="006F280F" w:rsidDel="00C002BF">
          <w:rPr>
            <w:noProof/>
            <w:webHidden/>
            <w:sz w:val="26"/>
            <w:szCs w:val="26"/>
          </w:rPr>
          <w:delText>15</w:delText>
        </w:r>
        <w:r w:rsidR="006F280F" w:rsidRPr="006F280F" w:rsidDel="00C002BF">
          <w:rPr>
            <w:noProof/>
            <w:webHidden/>
            <w:sz w:val="26"/>
            <w:szCs w:val="26"/>
          </w:rPr>
          <w:fldChar w:fldCharType="end"/>
        </w:r>
        <w:r w:rsidDel="00C002BF">
          <w:rPr>
            <w:noProof/>
            <w:sz w:val="26"/>
            <w:szCs w:val="26"/>
          </w:rPr>
          <w:fldChar w:fldCharType="end"/>
        </w:r>
      </w:del>
    </w:p>
    <w:p w14:paraId="0CD1150F" w14:textId="5A89E664" w:rsidR="006F280F" w:rsidRPr="006F280F" w:rsidDel="00C002BF" w:rsidRDefault="00000000">
      <w:pPr>
        <w:rPr>
          <w:del w:id="78" w:author="ĐÀNG ANH MIN ROG" w:date="2023-06-11T06:52:00Z"/>
          <w:rFonts w:eastAsiaTheme="minorEastAsia"/>
          <w:noProof/>
          <w:kern w:val="2"/>
          <w:sz w:val="26"/>
          <w:szCs w:val="26"/>
          <w14:ligatures w14:val="standardContextual"/>
        </w:rPr>
        <w:pPrChange w:id="79" w:author="ĐÀNG ANH MIN ROG" w:date="2023-06-11T06:53:00Z">
          <w:pPr>
            <w:pStyle w:val="TOC3"/>
            <w:tabs>
              <w:tab w:val="right" w:leader="dot" w:pos="9395"/>
            </w:tabs>
          </w:pPr>
        </w:pPrChange>
      </w:pPr>
      <w:del w:id="80" w:author="ĐÀNG ANH MIN ROG" w:date="2023-06-11T06:52:00Z">
        <w:r w:rsidDel="00C002BF">
          <w:fldChar w:fldCharType="begin"/>
        </w:r>
        <w:r w:rsidDel="00C002BF">
          <w:delInstrText>HYPERLINK \l "_Toc136708508"</w:delInstrText>
        </w:r>
        <w:r w:rsidDel="00C002BF">
          <w:fldChar w:fldCharType="separate"/>
        </w:r>
        <w:r w:rsidR="006F280F" w:rsidRPr="006F280F" w:rsidDel="00C002BF">
          <w:rPr>
            <w:rStyle w:val="Hyperlink"/>
            <w:noProof/>
            <w:sz w:val="26"/>
            <w:szCs w:val="26"/>
          </w:rPr>
          <w:delText>3.1.2. Sơ đồ Class:</w:delText>
        </w:r>
        <w:r w:rsidR="006F280F" w:rsidRPr="006F280F" w:rsidDel="00C002BF">
          <w:rPr>
            <w:noProof/>
            <w:webHidden/>
            <w:sz w:val="26"/>
            <w:szCs w:val="26"/>
          </w:rPr>
          <w:tab/>
        </w:r>
        <w:r w:rsidR="006F280F" w:rsidRPr="006F280F" w:rsidDel="00C002BF">
          <w:rPr>
            <w:noProof/>
            <w:webHidden/>
            <w:sz w:val="26"/>
            <w:szCs w:val="26"/>
          </w:rPr>
          <w:fldChar w:fldCharType="begin"/>
        </w:r>
        <w:r w:rsidR="006F280F" w:rsidRPr="006F280F" w:rsidDel="00C002BF">
          <w:rPr>
            <w:noProof/>
            <w:webHidden/>
            <w:sz w:val="26"/>
            <w:szCs w:val="26"/>
          </w:rPr>
          <w:delInstrText xml:space="preserve"> PAGEREF _Toc136708508 \h </w:delInstrText>
        </w:r>
        <w:r w:rsidR="006F280F" w:rsidRPr="006F280F" w:rsidDel="00C002BF">
          <w:rPr>
            <w:noProof/>
            <w:webHidden/>
            <w:sz w:val="26"/>
            <w:szCs w:val="26"/>
          </w:rPr>
        </w:r>
        <w:r w:rsidR="006F280F" w:rsidRPr="006F280F" w:rsidDel="00C002BF">
          <w:rPr>
            <w:noProof/>
            <w:webHidden/>
            <w:sz w:val="26"/>
            <w:szCs w:val="26"/>
          </w:rPr>
          <w:fldChar w:fldCharType="separate"/>
        </w:r>
        <w:r w:rsidR="006F280F" w:rsidRPr="006F280F" w:rsidDel="00C002BF">
          <w:rPr>
            <w:noProof/>
            <w:webHidden/>
            <w:sz w:val="26"/>
            <w:szCs w:val="26"/>
          </w:rPr>
          <w:delText>16</w:delText>
        </w:r>
        <w:r w:rsidR="006F280F" w:rsidRPr="006F280F" w:rsidDel="00C002BF">
          <w:rPr>
            <w:noProof/>
            <w:webHidden/>
            <w:sz w:val="26"/>
            <w:szCs w:val="26"/>
          </w:rPr>
          <w:fldChar w:fldCharType="end"/>
        </w:r>
        <w:r w:rsidDel="00C002BF">
          <w:rPr>
            <w:noProof/>
            <w:sz w:val="26"/>
            <w:szCs w:val="26"/>
          </w:rPr>
          <w:fldChar w:fldCharType="end"/>
        </w:r>
      </w:del>
    </w:p>
    <w:p w14:paraId="4C219F17" w14:textId="2CDE96DF" w:rsidR="006F280F" w:rsidRPr="006F280F" w:rsidDel="00C002BF" w:rsidRDefault="00000000">
      <w:pPr>
        <w:rPr>
          <w:del w:id="81" w:author="ĐÀNG ANH MIN ROG" w:date="2023-06-11T06:52:00Z"/>
          <w:rFonts w:eastAsiaTheme="minorEastAsia"/>
          <w:noProof/>
          <w:kern w:val="2"/>
          <w:sz w:val="26"/>
          <w:szCs w:val="26"/>
          <w14:ligatures w14:val="standardContextual"/>
        </w:rPr>
        <w:pPrChange w:id="82" w:author="ĐÀNG ANH MIN ROG" w:date="2023-06-11T06:53:00Z">
          <w:pPr>
            <w:pStyle w:val="TOC3"/>
            <w:tabs>
              <w:tab w:val="right" w:leader="dot" w:pos="9395"/>
            </w:tabs>
          </w:pPr>
        </w:pPrChange>
      </w:pPr>
      <w:del w:id="83" w:author="ĐÀNG ANH MIN ROG" w:date="2023-06-11T06:52:00Z">
        <w:r w:rsidDel="00C002BF">
          <w:fldChar w:fldCharType="begin"/>
        </w:r>
        <w:r w:rsidDel="00C002BF">
          <w:delInstrText>HYPERLINK \l "_Toc136708509"</w:delInstrText>
        </w:r>
        <w:r w:rsidDel="00C002BF">
          <w:fldChar w:fldCharType="separate"/>
        </w:r>
        <w:r w:rsidR="006F280F" w:rsidRPr="006F280F" w:rsidDel="00C002BF">
          <w:rPr>
            <w:rStyle w:val="Hyperlink"/>
            <w:noProof/>
            <w:sz w:val="26"/>
            <w:szCs w:val="26"/>
          </w:rPr>
          <w:delText>3.1.3. Sơ đồ Usecase:</w:delText>
        </w:r>
        <w:r w:rsidR="006F280F" w:rsidRPr="006F280F" w:rsidDel="00C002BF">
          <w:rPr>
            <w:noProof/>
            <w:webHidden/>
            <w:sz w:val="26"/>
            <w:szCs w:val="26"/>
          </w:rPr>
          <w:tab/>
        </w:r>
        <w:r w:rsidR="006F280F" w:rsidRPr="006F280F" w:rsidDel="00C002BF">
          <w:rPr>
            <w:noProof/>
            <w:webHidden/>
            <w:sz w:val="26"/>
            <w:szCs w:val="26"/>
          </w:rPr>
          <w:fldChar w:fldCharType="begin"/>
        </w:r>
        <w:r w:rsidR="006F280F" w:rsidRPr="006F280F" w:rsidDel="00C002BF">
          <w:rPr>
            <w:noProof/>
            <w:webHidden/>
            <w:sz w:val="26"/>
            <w:szCs w:val="26"/>
          </w:rPr>
          <w:delInstrText xml:space="preserve"> PAGEREF _Toc136708509 \h </w:delInstrText>
        </w:r>
        <w:r w:rsidR="006F280F" w:rsidRPr="006F280F" w:rsidDel="00C002BF">
          <w:rPr>
            <w:noProof/>
            <w:webHidden/>
            <w:sz w:val="26"/>
            <w:szCs w:val="26"/>
          </w:rPr>
        </w:r>
        <w:r w:rsidR="006F280F" w:rsidRPr="006F280F" w:rsidDel="00C002BF">
          <w:rPr>
            <w:noProof/>
            <w:webHidden/>
            <w:sz w:val="26"/>
            <w:szCs w:val="26"/>
          </w:rPr>
          <w:fldChar w:fldCharType="separate"/>
        </w:r>
        <w:r w:rsidR="006F280F" w:rsidRPr="006F280F" w:rsidDel="00C002BF">
          <w:rPr>
            <w:noProof/>
            <w:webHidden/>
            <w:sz w:val="26"/>
            <w:szCs w:val="26"/>
          </w:rPr>
          <w:delText>17</w:delText>
        </w:r>
        <w:r w:rsidR="006F280F" w:rsidRPr="006F280F" w:rsidDel="00C002BF">
          <w:rPr>
            <w:noProof/>
            <w:webHidden/>
            <w:sz w:val="26"/>
            <w:szCs w:val="26"/>
          </w:rPr>
          <w:fldChar w:fldCharType="end"/>
        </w:r>
        <w:r w:rsidDel="00C002BF">
          <w:rPr>
            <w:noProof/>
            <w:sz w:val="26"/>
            <w:szCs w:val="26"/>
          </w:rPr>
          <w:fldChar w:fldCharType="end"/>
        </w:r>
      </w:del>
    </w:p>
    <w:p w14:paraId="40E10980" w14:textId="2471BC21" w:rsidR="006F280F" w:rsidRPr="006F280F" w:rsidDel="00C002BF" w:rsidRDefault="00000000">
      <w:pPr>
        <w:rPr>
          <w:del w:id="84" w:author="ĐÀNG ANH MIN ROG" w:date="2023-06-11T06:52:00Z"/>
          <w:rFonts w:eastAsiaTheme="minorEastAsia"/>
          <w:noProof/>
          <w:kern w:val="2"/>
          <w:sz w:val="26"/>
          <w:szCs w:val="26"/>
          <w14:ligatures w14:val="standardContextual"/>
        </w:rPr>
        <w:pPrChange w:id="85" w:author="ĐÀNG ANH MIN ROG" w:date="2023-06-11T06:53:00Z">
          <w:pPr>
            <w:pStyle w:val="TOC3"/>
            <w:tabs>
              <w:tab w:val="right" w:leader="dot" w:pos="9395"/>
            </w:tabs>
          </w:pPr>
        </w:pPrChange>
      </w:pPr>
      <w:del w:id="86" w:author="ĐÀNG ANH MIN ROG" w:date="2023-06-11T06:52:00Z">
        <w:r w:rsidDel="00C002BF">
          <w:fldChar w:fldCharType="begin"/>
        </w:r>
        <w:r w:rsidDel="00C002BF">
          <w:delInstrText>HYPERLINK \l "_Toc136708510"</w:delInstrText>
        </w:r>
        <w:r w:rsidDel="00C002BF">
          <w:fldChar w:fldCharType="separate"/>
        </w:r>
        <w:r w:rsidR="006F280F" w:rsidRPr="006F280F" w:rsidDel="00C002BF">
          <w:rPr>
            <w:rStyle w:val="Hyperlink"/>
            <w:noProof/>
            <w:sz w:val="26"/>
            <w:szCs w:val="26"/>
          </w:rPr>
          <w:delText>3.1.4. Mô hình cơ sở dữ liệu:</w:delText>
        </w:r>
        <w:r w:rsidR="006F280F" w:rsidRPr="006F280F" w:rsidDel="00C002BF">
          <w:rPr>
            <w:noProof/>
            <w:webHidden/>
            <w:sz w:val="26"/>
            <w:szCs w:val="26"/>
          </w:rPr>
          <w:tab/>
        </w:r>
        <w:r w:rsidR="006F280F" w:rsidRPr="006F280F" w:rsidDel="00C002BF">
          <w:rPr>
            <w:noProof/>
            <w:webHidden/>
            <w:sz w:val="26"/>
            <w:szCs w:val="26"/>
          </w:rPr>
          <w:fldChar w:fldCharType="begin"/>
        </w:r>
        <w:r w:rsidR="006F280F" w:rsidRPr="006F280F" w:rsidDel="00C002BF">
          <w:rPr>
            <w:noProof/>
            <w:webHidden/>
            <w:sz w:val="26"/>
            <w:szCs w:val="26"/>
          </w:rPr>
          <w:delInstrText xml:space="preserve"> PAGEREF _Toc136708510 \h </w:delInstrText>
        </w:r>
        <w:r w:rsidR="006F280F" w:rsidRPr="006F280F" w:rsidDel="00C002BF">
          <w:rPr>
            <w:noProof/>
            <w:webHidden/>
            <w:sz w:val="26"/>
            <w:szCs w:val="26"/>
          </w:rPr>
        </w:r>
        <w:r w:rsidR="006F280F" w:rsidRPr="006F280F" w:rsidDel="00C002BF">
          <w:rPr>
            <w:noProof/>
            <w:webHidden/>
            <w:sz w:val="26"/>
            <w:szCs w:val="26"/>
          </w:rPr>
          <w:fldChar w:fldCharType="separate"/>
        </w:r>
        <w:r w:rsidR="006F280F" w:rsidRPr="006F280F" w:rsidDel="00C002BF">
          <w:rPr>
            <w:noProof/>
            <w:webHidden/>
            <w:sz w:val="26"/>
            <w:szCs w:val="26"/>
          </w:rPr>
          <w:delText>25</w:delText>
        </w:r>
        <w:r w:rsidR="006F280F" w:rsidRPr="006F280F" w:rsidDel="00C002BF">
          <w:rPr>
            <w:noProof/>
            <w:webHidden/>
            <w:sz w:val="26"/>
            <w:szCs w:val="26"/>
          </w:rPr>
          <w:fldChar w:fldCharType="end"/>
        </w:r>
        <w:r w:rsidDel="00C002BF">
          <w:rPr>
            <w:noProof/>
            <w:sz w:val="26"/>
            <w:szCs w:val="26"/>
          </w:rPr>
          <w:fldChar w:fldCharType="end"/>
        </w:r>
      </w:del>
    </w:p>
    <w:p w14:paraId="14364CAB" w14:textId="6B11EA90" w:rsidR="006F280F" w:rsidRPr="006F280F" w:rsidDel="00C002BF" w:rsidRDefault="00000000">
      <w:pPr>
        <w:rPr>
          <w:del w:id="87" w:author="ĐÀNG ANH MIN ROG" w:date="2023-06-11T06:52:00Z"/>
          <w:rFonts w:eastAsiaTheme="minorEastAsia"/>
          <w:noProof/>
          <w:kern w:val="2"/>
          <w:sz w:val="26"/>
          <w:szCs w:val="26"/>
          <w14:ligatures w14:val="standardContextual"/>
        </w:rPr>
        <w:pPrChange w:id="88" w:author="ĐÀNG ANH MIN ROG" w:date="2023-06-11T06:53:00Z">
          <w:pPr>
            <w:pStyle w:val="TOC2"/>
            <w:tabs>
              <w:tab w:val="right" w:leader="dot" w:pos="9395"/>
            </w:tabs>
          </w:pPr>
        </w:pPrChange>
      </w:pPr>
      <w:del w:id="89" w:author="ĐÀNG ANH MIN ROG" w:date="2023-06-11T06:52:00Z">
        <w:r w:rsidDel="00C002BF">
          <w:fldChar w:fldCharType="begin"/>
        </w:r>
        <w:r w:rsidDel="00C002BF">
          <w:delInstrText>HYPERLINK \l "_Toc136708511"</w:delInstrText>
        </w:r>
        <w:r w:rsidDel="00C002BF">
          <w:fldChar w:fldCharType="separate"/>
        </w:r>
        <w:r w:rsidR="006F280F" w:rsidRPr="006F280F" w:rsidDel="00C002BF">
          <w:rPr>
            <w:rStyle w:val="Hyperlink"/>
            <w:noProof/>
            <w:sz w:val="26"/>
            <w:szCs w:val="26"/>
          </w:rPr>
          <w:delText>3.2. Giao diện Website</w:delText>
        </w:r>
        <w:r w:rsidR="006F280F" w:rsidRPr="006F280F" w:rsidDel="00C002BF">
          <w:rPr>
            <w:noProof/>
            <w:webHidden/>
            <w:sz w:val="26"/>
            <w:szCs w:val="26"/>
          </w:rPr>
          <w:tab/>
        </w:r>
        <w:r w:rsidR="006F280F" w:rsidRPr="006F280F" w:rsidDel="00C002BF">
          <w:rPr>
            <w:b/>
            <w:bCs/>
            <w:noProof/>
            <w:webHidden/>
            <w:sz w:val="26"/>
            <w:szCs w:val="26"/>
          </w:rPr>
          <w:fldChar w:fldCharType="begin"/>
        </w:r>
        <w:r w:rsidR="006F280F" w:rsidRPr="006F280F" w:rsidDel="00C002BF">
          <w:rPr>
            <w:noProof/>
            <w:webHidden/>
            <w:sz w:val="26"/>
            <w:szCs w:val="26"/>
          </w:rPr>
          <w:delInstrText xml:space="preserve"> PAGEREF _Toc136708511 \h </w:delInstrText>
        </w:r>
        <w:r w:rsidR="006F280F" w:rsidRPr="006F280F" w:rsidDel="00C002BF">
          <w:rPr>
            <w:b/>
            <w:bCs/>
            <w:noProof/>
            <w:webHidden/>
            <w:sz w:val="26"/>
            <w:szCs w:val="26"/>
          </w:rPr>
        </w:r>
        <w:r w:rsidR="006F280F" w:rsidRPr="006F280F" w:rsidDel="00C002BF">
          <w:rPr>
            <w:b/>
            <w:bCs/>
            <w:noProof/>
            <w:webHidden/>
            <w:sz w:val="26"/>
            <w:szCs w:val="26"/>
          </w:rPr>
          <w:fldChar w:fldCharType="separate"/>
        </w:r>
        <w:r w:rsidR="006F280F" w:rsidRPr="006F280F" w:rsidDel="00C002BF">
          <w:rPr>
            <w:noProof/>
            <w:webHidden/>
            <w:sz w:val="26"/>
            <w:szCs w:val="26"/>
          </w:rPr>
          <w:delText>31</w:delText>
        </w:r>
        <w:r w:rsidR="006F280F" w:rsidRPr="006F280F" w:rsidDel="00C002BF">
          <w:rPr>
            <w:b/>
            <w:bCs/>
            <w:noProof/>
            <w:webHidden/>
            <w:sz w:val="26"/>
            <w:szCs w:val="26"/>
          </w:rPr>
          <w:fldChar w:fldCharType="end"/>
        </w:r>
        <w:r w:rsidDel="00C002BF">
          <w:rPr>
            <w:noProof/>
            <w:sz w:val="26"/>
            <w:szCs w:val="26"/>
          </w:rPr>
          <w:fldChar w:fldCharType="end"/>
        </w:r>
      </w:del>
    </w:p>
    <w:p w14:paraId="0227F572" w14:textId="33907E82" w:rsidR="006F280F" w:rsidRPr="006F280F" w:rsidDel="00C002BF" w:rsidRDefault="00000000">
      <w:pPr>
        <w:rPr>
          <w:del w:id="90" w:author="ĐÀNG ANH MIN ROG" w:date="2023-06-11T06:52:00Z"/>
          <w:rFonts w:eastAsiaTheme="minorEastAsia"/>
          <w:noProof/>
          <w:kern w:val="2"/>
          <w:sz w:val="26"/>
          <w:szCs w:val="26"/>
          <w14:ligatures w14:val="standardContextual"/>
        </w:rPr>
        <w:pPrChange w:id="91" w:author="ĐÀNG ANH MIN ROG" w:date="2023-06-11T06:53:00Z">
          <w:pPr>
            <w:pStyle w:val="TOC3"/>
            <w:tabs>
              <w:tab w:val="right" w:leader="dot" w:pos="9395"/>
            </w:tabs>
          </w:pPr>
        </w:pPrChange>
      </w:pPr>
      <w:del w:id="92" w:author="ĐÀNG ANH MIN ROG" w:date="2023-06-11T06:52:00Z">
        <w:r w:rsidDel="00C002BF">
          <w:fldChar w:fldCharType="begin"/>
        </w:r>
        <w:r w:rsidDel="00C002BF">
          <w:delInstrText>HYPERLINK \l "_Toc136708512"</w:delInstrText>
        </w:r>
        <w:r w:rsidDel="00C002BF">
          <w:fldChar w:fldCharType="separate"/>
        </w:r>
        <w:r w:rsidR="006F280F" w:rsidRPr="006F280F" w:rsidDel="00C002BF">
          <w:rPr>
            <w:rStyle w:val="Hyperlink"/>
            <w:noProof/>
            <w:sz w:val="26"/>
            <w:szCs w:val="26"/>
          </w:rPr>
          <w:delText>3.2.1. Các giai đoạn hoàn thành website:</w:delText>
        </w:r>
        <w:r w:rsidR="006F280F" w:rsidRPr="006F280F" w:rsidDel="00C002BF">
          <w:rPr>
            <w:noProof/>
            <w:webHidden/>
            <w:sz w:val="26"/>
            <w:szCs w:val="26"/>
          </w:rPr>
          <w:tab/>
        </w:r>
        <w:r w:rsidR="006F280F" w:rsidRPr="006F280F" w:rsidDel="00C002BF">
          <w:rPr>
            <w:noProof/>
            <w:webHidden/>
            <w:sz w:val="26"/>
            <w:szCs w:val="26"/>
          </w:rPr>
          <w:fldChar w:fldCharType="begin"/>
        </w:r>
        <w:r w:rsidR="006F280F" w:rsidRPr="006F280F" w:rsidDel="00C002BF">
          <w:rPr>
            <w:noProof/>
            <w:webHidden/>
            <w:sz w:val="26"/>
            <w:szCs w:val="26"/>
          </w:rPr>
          <w:delInstrText xml:space="preserve"> PAGEREF _Toc136708512 \h </w:delInstrText>
        </w:r>
        <w:r w:rsidR="006F280F" w:rsidRPr="006F280F" w:rsidDel="00C002BF">
          <w:rPr>
            <w:noProof/>
            <w:webHidden/>
            <w:sz w:val="26"/>
            <w:szCs w:val="26"/>
          </w:rPr>
        </w:r>
        <w:r w:rsidR="006F280F" w:rsidRPr="006F280F" w:rsidDel="00C002BF">
          <w:rPr>
            <w:noProof/>
            <w:webHidden/>
            <w:sz w:val="26"/>
            <w:szCs w:val="26"/>
          </w:rPr>
          <w:fldChar w:fldCharType="separate"/>
        </w:r>
        <w:r w:rsidR="006F280F" w:rsidRPr="006F280F" w:rsidDel="00C002BF">
          <w:rPr>
            <w:noProof/>
            <w:webHidden/>
            <w:sz w:val="26"/>
            <w:szCs w:val="26"/>
          </w:rPr>
          <w:delText>31</w:delText>
        </w:r>
        <w:r w:rsidR="006F280F" w:rsidRPr="006F280F" w:rsidDel="00C002BF">
          <w:rPr>
            <w:noProof/>
            <w:webHidden/>
            <w:sz w:val="26"/>
            <w:szCs w:val="26"/>
          </w:rPr>
          <w:fldChar w:fldCharType="end"/>
        </w:r>
        <w:r w:rsidDel="00C002BF">
          <w:rPr>
            <w:noProof/>
            <w:sz w:val="26"/>
            <w:szCs w:val="26"/>
          </w:rPr>
          <w:fldChar w:fldCharType="end"/>
        </w:r>
      </w:del>
    </w:p>
    <w:p w14:paraId="51FFC82A" w14:textId="214BABC1" w:rsidR="006F280F" w:rsidRPr="006F280F" w:rsidDel="00C002BF" w:rsidRDefault="00000000">
      <w:pPr>
        <w:rPr>
          <w:del w:id="93" w:author="ĐÀNG ANH MIN ROG" w:date="2023-06-11T06:52:00Z"/>
          <w:rFonts w:eastAsiaTheme="minorEastAsia"/>
          <w:noProof/>
          <w:kern w:val="2"/>
          <w:sz w:val="26"/>
          <w:szCs w:val="26"/>
          <w14:ligatures w14:val="standardContextual"/>
        </w:rPr>
        <w:pPrChange w:id="94" w:author="ĐÀNG ANH MIN ROG" w:date="2023-06-11T06:53:00Z">
          <w:pPr>
            <w:pStyle w:val="TOC3"/>
            <w:tabs>
              <w:tab w:val="right" w:leader="dot" w:pos="9395"/>
            </w:tabs>
          </w:pPr>
        </w:pPrChange>
      </w:pPr>
      <w:del w:id="95" w:author="ĐÀNG ANH MIN ROG" w:date="2023-06-11T06:52:00Z">
        <w:r w:rsidDel="00C002BF">
          <w:fldChar w:fldCharType="begin"/>
        </w:r>
        <w:r w:rsidDel="00C002BF">
          <w:delInstrText>HYPERLINK \l "_Toc136708513"</w:delInstrText>
        </w:r>
        <w:r w:rsidDel="00C002BF">
          <w:fldChar w:fldCharType="separate"/>
        </w:r>
        <w:r w:rsidR="006F280F" w:rsidRPr="006F280F" w:rsidDel="00C002BF">
          <w:rPr>
            <w:rStyle w:val="Hyperlink"/>
            <w:noProof/>
            <w:sz w:val="26"/>
            <w:szCs w:val="26"/>
          </w:rPr>
          <w:delText>3.2.2. Giao diện người dùng:</w:delText>
        </w:r>
        <w:r w:rsidR="006F280F" w:rsidRPr="006F280F" w:rsidDel="00C002BF">
          <w:rPr>
            <w:noProof/>
            <w:webHidden/>
            <w:sz w:val="26"/>
            <w:szCs w:val="26"/>
          </w:rPr>
          <w:tab/>
        </w:r>
        <w:r w:rsidR="006F280F" w:rsidRPr="006F280F" w:rsidDel="00C002BF">
          <w:rPr>
            <w:noProof/>
            <w:webHidden/>
            <w:sz w:val="26"/>
            <w:szCs w:val="26"/>
          </w:rPr>
          <w:fldChar w:fldCharType="begin"/>
        </w:r>
        <w:r w:rsidR="006F280F" w:rsidRPr="006F280F" w:rsidDel="00C002BF">
          <w:rPr>
            <w:noProof/>
            <w:webHidden/>
            <w:sz w:val="26"/>
            <w:szCs w:val="26"/>
          </w:rPr>
          <w:delInstrText xml:space="preserve"> PAGEREF _Toc136708513 \h </w:delInstrText>
        </w:r>
        <w:r w:rsidR="006F280F" w:rsidRPr="006F280F" w:rsidDel="00C002BF">
          <w:rPr>
            <w:noProof/>
            <w:webHidden/>
            <w:sz w:val="26"/>
            <w:szCs w:val="26"/>
          </w:rPr>
        </w:r>
        <w:r w:rsidR="006F280F" w:rsidRPr="006F280F" w:rsidDel="00C002BF">
          <w:rPr>
            <w:noProof/>
            <w:webHidden/>
            <w:sz w:val="26"/>
            <w:szCs w:val="26"/>
          </w:rPr>
          <w:fldChar w:fldCharType="separate"/>
        </w:r>
        <w:r w:rsidR="006F280F" w:rsidRPr="006F280F" w:rsidDel="00C002BF">
          <w:rPr>
            <w:noProof/>
            <w:webHidden/>
            <w:sz w:val="26"/>
            <w:szCs w:val="26"/>
          </w:rPr>
          <w:delText>32</w:delText>
        </w:r>
        <w:r w:rsidR="006F280F" w:rsidRPr="006F280F" w:rsidDel="00C002BF">
          <w:rPr>
            <w:noProof/>
            <w:webHidden/>
            <w:sz w:val="26"/>
            <w:szCs w:val="26"/>
          </w:rPr>
          <w:fldChar w:fldCharType="end"/>
        </w:r>
        <w:r w:rsidDel="00C002BF">
          <w:rPr>
            <w:noProof/>
            <w:sz w:val="26"/>
            <w:szCs w:val="26"/>
          </w:rPr>
          <w:fldChar w:fldCharType="end"/>
        </w:r>
      </w:del>
    </w:p>
    <w:p w14:paraId="5CAEE47A" w14:textId="757F88AA" w:rsidR="006F280F" w:rsidRPr="006F280F" w:rsidDel="00C002BF" w:rsidRDefault="00000000">
      <w:pPr>
        <w:rPr>
          <w:del w:id="96" w:author="ĐÀNG ANH MIN ROG" w:date="2023-06-11T06:52:00Z"/>
          <w:rFonts w:eastAsiaTheme="minorEastAsia"/>
          <w:noProof/>
          <w:kern w:val="2"/>
          <w:sz w:val="26"/>
          <w:szCs w:val="26"/>
          <w14:ligatures w14:val="standardContextual"/>
        </w:rPr>
        <w:pPrChange w:id="97" w:author="ĐÀNG ANH MIN ROG" w:date="2023-06-11T06:53:00Z">
          <w:pPr>
            <w:pStyle w:val="TOC3"/>
            <w:tabs>
              <w:tab w:val="right" w:leader="dot" w:pos="9395"/>
            </w:tabs>
          </w:pPr>
        </w:pPrChange>
      </w:pPr>
      <w:del w:id="98" w:author="ĐÀNG ANH MIN ROG" w:date="2023-06-11T06:52:00Z">
        <w:r w:rsidDel="00C002BF">
          <w:fldChar w:fldCharType="begin"/>
        </w:r>
        <w:r w:rsidDel="00C002BF">
          <w:delInstrText>HYPERLINK \l "_Toc136708514"</w:delInstrText>
        </w:r>
        <w:r w:rsidDel="00C002BF">
          <w:fldChar w:fldCharType="separate"/>
        </w:r>
        <w:r w:rsidR="006F280F" w:rsidRPr="006F280F" w:rsidDel="00C002BF">
          <w:rPr>
            <w:rStyle w:val="Hyperlink"/>
            <w:noProof/>
            <w:sz w:val="26"/>
            <w:szCs w:val="26"/>
          </w:rPr>
          <w:delText>3.2.3. Giao diện admin:</w:delText>
        </w:r>
        <w:r w:rsidR="006F280F" w:rsidRPr="006F280F" w:rsidDel="00C002BF">
          <w:rPr>
            <w:noProof/>
            <w:webHidden/>
            <w:sz w:val="26"/>
            <w:szCs w:val="26"/>
          </w:rPr>
          <w:tab/>
        </w:r>
        <w:r w:rsidR="006F280F" w:rsidRPr="006F280F" w:rsidDel="00C002BF">
          <w:rPr>
            <w:noProof/>
            <w:webHidden/>
            <w:sz w:val="26"/>
            <w:szCs w:val="26"/>
          </w:rPr>
          <w:fldChar w:fldCharType="begin"/>
        </w:r>
        <w:r w:rsidR="006F280F" w:rsidRPr="006F280F" w:rsidDel="00C002BF">
          <w:rPr>
            <w:noProof/>
            <w:webHidden/>
            <w:sz w:val="26"/>
            <w:szCs w:val="26"/>
          </w:rPr>
          <w:delInstrText xml:space="preserve"> PAGEREF _Toc136708514 \h </w:delInstrText>
        </w:r>
        <w:r w:rsidR="006F280F" w:rsidRPr="006F280F" w:rsidDel="00C002BF">
          <w:rPr>
            <w:noProof/>
            <w:webHidden/>
            <w:sz w:val="26"/>
            <w:szCs w:val="26"/>
          </w:rPr>
        </w:r>
        <w:r w:rsidR="006F280F" w:rsidRPr="006F280F" w:rsidDel="00C002BF">
          <w:rPr>
            <w:noProof/>
            <w:webHidden/>
            <w:sz w:val="26"/>
            <w:szCs w:val="26"/>
          </w:rPr>
          <w:fldChar w:fldCharType="separate"/>
        </w:r>
        <w:r w:rsidR="006F280F" w:rsidRPr="006F280F" w:rsidDel="00C002BF">
          <w:rPr>
            <w:noProof/>
            <w:webHidden/>
            <w:sz w:val="26"/>
            <w:szCs w:val="26"/>
          </w:rPr>
          <w:delText>46</w:delText>
        </w:r>
        <w:r w:rsidR="006F280F" w:rsidRPr="006F280F" w:rsidDel="00C002BF">
          <w:rPr>
            <w:noProof/>
            <w:webHidden/>
            <w:sz w:val="26"/>
            <w:szCs w:val="26"/>
          </w:rPr>
          <w:fldChar w:fldCharType="end"/>
        </w:r>
        <w:r w:rsidDel="00C002BF">
          <w:rPr>
            <w:noProof/>
            <w:sz w:val="26"/>
            <w:szCs w:val="26"/>
          </w:rPr>
          <w:fldChar w:fldCharType="end"/>
        </w:r>
      </w:del>
    </w:p>
    <w:p w14:paraId="3C7FF868" w14:textId="21F6793C" w:rsidR="006F280F" w:rsidRPr="006F280F" w:rsidDel="00C002BF" w:rsidRDefault="00000000">
      <w:pPr>
        <w:rPr>
          <w:del w:id="99" w:author="ĐÀNG ANH MIN ROG" w:date="2023-06-11T06:52:00Z"/>
          <w:rFonts w:eastAsiaTheme="minorEastAsia"/>
          <w:i/>
          <w:noProof/>
          <w:kern w:val="2"/>
          <w:szCs w:val="26"/>
          <w14:ligatures w14:val="standardContextual"/>
        </w:rPr>
        <w:pPrChange w:id="100" w:author="ĐÀNG ANH MIN ROG" w:date="2023-06-11T06:53:00Z">
          <w:pPr>
            <w:pStyle w:val="TOC1"/>
          </w:pPr>
        </w:pPrChange>
      </w:pPr>
      <w:del w:id="101" w:author="ĐÀNG ANH MIN ROG" w:date="2023-06-11T06:52:00Z">
        <w:r w:rsidDel="00C002BF">
          <w:fldChar w:fldCharType="begin"/>
        </w:r>
        <w:r w:rsidDel="00C002BF">
          <w:delInstrText>HYPERLINK \l "_Toc136708515"</w:delInstrText>
        </w:r>
        <w:r w:rsidDel="00C002BF">
          <w:fldChar w:fldCharType="separate"/>
        </w:r>
        <w:r w:rsidR="006F280F" w:rsidRPr="006F280F" w:rsidDel="00C002BF">
          <w:rPr>
            <w:rStyle w:val="Hyperlink"/>
            <w:caps/>
            <w:noProof/>
            <w:sz w:val="26"/>
            <w:szCs w:val="26"/>
          </w:rPr>
          <w:delText>CHƯƠNG 4.</w:delText>
        </w:r>
        <w:r w:rsidR="006F280F" w:rsidRPr="006F280F" w:rsidDel="00C002BF">
          <w:rPr>
            <w:rStyle w:val="Hyperlink"/>
            <w:noProof/>
            <w:sz w:val="26"/>
            <w:szCs w:val="26"/>
          </w:rPr>
          <w:delText xml:space="preserve"> KẾT LUẬN VÀ KIẾN NGHỊ</w:delText>
        </w:r>
        <w:r w:rsidR="006F280F" w:rsidRPr="006F280F" w:rsidDel="00C002BF">
          <w:rPr>
            <w:noProof/>
            <w:webHidden/>
            <w:sz w:val="26"/>
            <w:szCs w:val="26"/>
          </w:rPr>
          <w:tab/>
        </w:r>
        <w:r w:rsidR="006F280F" w:rsidRPr="006F280F" w:rsidDel="00C002BF">
          <w:rPr>
            <w:b/>
            <w:bCs/>
            <w:i/>
            <w:iCs/>
            <w:noProof/>
            <w:webHidden/>
            <w:sz w:val="26"/>
            <w:szCs w:val="26"/>
          </w:rPr>
          <w:fldChar w:fldCharType="begin"/>
        </w:r>
        <w:r w:rsidR="006F280F" w:rsidRPr="006F280F" w:rsidDel="00C002BF">
          <w:rPr>
            <w:noProof/>
            <w:webHidden/>
            <w:sz w:val="26"/>
            <w:szCs w:val="26"/>
          </w:rPr>
          <w:delInstrText xml:space="preserve"> PAGEREF _Toc136708515 \h </w:delInstrText>
        </w:r>
        <w:r w:rsidR="006F280F" w:rsidRPr="006F280F" w:rsidDel="00C002BF">
          <w:rPr>
            <w:b/>
            <w:bCs/>
            <w:i/>
            <w:iCs/>
            <w:noProof/>
            <w:webHidden/>
            <w:sz w:val="26"/>
            <w:szCs w:val="26"/>
          </w:rPr>
        </w:r>
        <w:r w:rsidR="006F280F" w:rsidRPr="006F280F" w:rsidDel="00C002BF">
          <w:rPr>
            <w:b/>
            <w:bCs/>
            <w:i/>
            <w:iCs/>
            <w:noProof/>
            <w:webHidden/>
            <w:sz w:val="26"/>
            <w:szCs w:val="26"/>
          </w:rPr>
          <w:fldChar w:fldCharType="separate"/>
        </w:r>
        <w:r w:rsidR="006F280F" w:rsidRPr="006F280F" w:rsidDel="00C002BF">
          <w:rPr>
            <w:noProof/>
            <w:webHidden/>
            <w:sz w:val="26"/>
            <w:szCs w:val="26"/>
          </w:rPr>
          <w:delText>52</w:delText>
        </w:r>
        <w:r w:rsidR="006F280F" w:rsidRPr="006F280F" w:rsidDel="00C002BF">
          <w:rPr>
            <w:b/>
            <w:bCs/>
            <w:i/>
            <w:iCs/>
            <w:noProof/>
            <w:webHidden/>
            <w:sz w:val="26"/>
            <w:szCs w:val="26"/>
          </w:rPr>
          <w:fldChar w:fldCharType="end"/>
        </w:r>
        <w:r w:rsidDel="00C002BF">
          <w:rPr>
            <w:noProof/>
            <w:sz w:val="26"/>
            <w:szCs w:val="26"/>
          </w:rPr>
          <w:fldChar w:fldCharType="end"/>
        </w:r>
      </w:del>
    </w:p>
    <w:p w14:paraId="146990B1" w14:textId="25B8799A" w:rsidR="006F280F" w:rsidRPr="006F280F" w:rsidDel="00C002BF" w:rsidRDefault="00000000">
      <w:pPr>
        <w:rPr>
          <w:del w:id="102" w:author="ĐÀNG ANH MIN ROG" w:date="2023-06-11T06:52:00Z"/>
          <w:rFonts w:eastAsiaTheme="minorEastAsia"/>
          <w:noProof/>
          <w:kern w:val="2"/>
          <w:sz w:val="26"/>
          <w:szCs w:val="26"/>
          <w14:ligatures w14:val="standardContextual"/>
        </w:rPr>
        <w:pPrChange w:id="103" w:author="ĐÀNG ANH MIN ROG" w:date="2023-06-11T06:53:00Z">
          <w:pPr>
            <w:pStyle w:val="TOC2"/>
            <w:tabs>
              <w:tab w:val="right" w:leader="dot" w:pos="9395"/>
            </w:tabs>
          </w:pPr>
        </w:pPrChange>
      </w:pPr>
      <w:del w:id="104" w:author="ĐÀNG ANH MIN ROG" w:date="2023-06-11T06:52:00Z">
        <w:r w:rsidDel="00C002BF">
          <w:fldChar w:fldCharType="begin"/>
        </w:r>
        <w:r w:rsidDel="00C002BF">
          <w:delInstrText>HYPERLINK \l "_Toc136708516"</w:delInstrText>
        </w:r>
        <w:r w:rsidDel="00C002BF">
          <w:fldChar w:fldCharType="separate"/>
        </w:r>
        <w:r w:rsidR="006F280F" w:rsidRPr="006F280F" w:rsidDel="00C002BF">
          <w:rPr>
            <w:rStyle w:val="Hyperlink"/>
            <w:noProof/>
            <w:sz w:val="26"/>
            <w:szCs w:val="26"/>
          </w:rPr>
          <w:delText>4.1. Kết luận</w:delText>
        </w:r>
        <w:r w:rsidR="006F280F" w:rsidRPr="006F280F" w:rsidDel="00C002BF">
          <w:rPr>
            <w:noProof/>
            <w:webHidden/>
            <w:sz w:val="26"/>
            <w:szCs w:val="26"/>
          </w:rPr>
          <w:tab/>
        </w:r>
        <w:r w:rsidR="006F280F" w:rsidRPr="006F280F" w:rsidDel="00C002BF">
          <w:rPr>
            <w:b/>
            <w:bCs/>
            <w:noProof/>
            <w:webHidden/>
            <w:sz w:val="26"/>
            <w:szCs w:val="26"/>
          </w:rPr>
          <w:fldChar w:fldCharType="begin"/>
        </w:r>
        <w:r w:rsidR="006F280F" w:rsidRPr="006F280F" w:rsidDel="00C002BF">
          <w:rPr>
            <w:noProof/>
            <w:webHidden/>
            <w:sz w:val="26"/>
            <w:szCs w:val="26"/>
          </w:rPr>
          <w:delInstrText xml:space="preserve"> PAGEREF _Toc136708516 \h </w:delInstrText>
        </w:r>
        <w:r w:rsidR="006F280F" w:rsidRPr="006F280F" w:rsidDel="00C002BF">
          <w:rPr>
            <w:b/>
            <w:bCs/>
            <w:noProof/>
            <w:webHidden/>
            <w:sz w:val="26"/>
            <w:szCs w:val="26"/>
          </w:rPr>
        </w:r>
        <w:r w:rsidR="006F280F" w:rsidRPr="006F280F" w:rsidDel="00C002BF">
          <w:rPr>
            <w:b/>
            <w:bCs/>
            <w:noProof/>
            <w:webHidden/>
            <w:sz w:val="26"/>
            <w:szCs w:val="26"/>
          </w:rPr>
          <w:fldChar w:fldCharType="separate"/>
        </w:r>
        <w:r w:rsidR="006F280F" w:rsidRPr="006F280F" w:rsidDel="00C002BF">
          <w:rPr>
            <w:noProof/>
            <w:webHidden/>
            <w:sz w:val="26"/>
            <w:szCs w:val="26"/>
          </w:rPr>
          <w:delText>52</w:delText>
        </w:r>
        <w:r w:rsidR="006F280F" w:rsidRPr="006F280F" w:rsidDel="00C002BF">
          <w:rPr>
            <w:b/>
            <w:bCs/>
            <w:noProof/>
            <w:webHidden/>
            <w:sz w:val="26"/>
            <w:szCs w:val="26"/>
          </w:rPr>
          <w:fldChar w:fldCharType="end"/>
        </w:r>
        <w:r w:rsidDel="00C002BF">
          <w:rPr>
            <w:noProof/>
            <w:sz w:val="26"/>
            <w:szCs w:val="26"/>
          </w:rPr>
          <w:fldChar w:fldCharType="end"/>
        </w:r>
      </w:del>
    </w:p>
    <w:p w14:paraId="30E080C9" w14:textId="264400FF" w:rsidR="006F280F" w:rsidRPr="006F280F" w:rsidDel="00C002BF" w:rsidRDefault="00000000">
      <w:pPr>
        <w:rPr>
          <w:del w:id="105" w:author="ĐÀNG ANH MIN ROG" w:date="2023-06-11T06:52:00Z"/>
          <w:rFonts w:eastAsiaTheme="minorEastAsia"/>
          <w:noProof/>
          <w:kern w:val="2"/>
          <w:sz w:val="26"/>
          <w:szCs w:val="26"/>
          <w14:ligatures w14:val="standardContextual"/>
        </w:rPr>
        <w:pPrChange w:id="106" w:author="ĐÀNG ANH MIN ROG" w:date="2023-06-11T06:53:00Z">
          <w:pPr>
            <w:pStyle w:val="TOC2"/>
            <w:tabs>
              <w:tab w:val="right" w:leader="dot" w:pos="9395"/>
            </w:tabs>
          </w:pPr>
        </w:pPrChange>
      </w:pPr>
      <w:del w:id="107" w:author="ĐÀNG ANH MIN ROG" w:date="2023-06-11T06:52:00Z">
        <w:r w:rsidDel="00C002BF">
          <w:fldChar w:fldCharType="begin"/>
        </w:r>
        <w:r w:rsidDel="00C002BF">
          <w:delInstrText>HYPERLINK \l "_Toc136708517"</w:delInstrText>
        </w:r>
        <w:r w:rsidDel="00C002BF">
          <w:fldChar w:fldCharType="separate"/>
        </w:r>
        <w:r w:rsidR="006F280F" w:rsidRPr="006F280F" w:rsidDel="00C002BF">
          <w:rPr>
            <w:rStyle w:val="Hyperlink"/>
            <w:noProof/>
            <w:sz w:val="26"/>
            <w:szCs w:val="26"/>
          </w:rPr>
          <w:delText>4.2. Hướng phát triển:</w:delText>
        </w:r>
        <w:r w:rsidR="006F280F" w:rsidRPr="006F280F" w:rsidDel="00C002BF">
          <w:rPr>
            <w:noProof/>
            <w:webHidden/>
            <w:sz w:val="26"/>
            <w:szCs w:val="26"/>
          </w:rPr>
          <w:tab/>
        </w:r>
        <w:r w:rsidR="006F280F" w:rsidRPr="006F280F" w:rsidDel="00C002BF">
          <w:rPr>
            <w:b/>
            <w:bCs/>
            <w:noProof/>
            <w:webHidden/>
            <w:sz w:val="26"/>
            <w:szCs w:val="26"/>
          </w:rPr>
          <w:fldChar w:fldCharType="begin"/>
        </w:r>
        <w:r w:rsidR="006F280F" w:rsidRPr="006F280F" w:rsidDel="00C002BF">
          <w:rPr>
            <w:noProof/>
            <w:webHidden/>
            <w:sz w:val="26"/>
            <w:szCs w:val="26"/>
          </w:rPr>
          <w:delInstrText xml:space="preserve"> PAGEREF _Toc136708517 \h </w:delInstrText>
        </w:r>
        <w:r w:rsidR="006F280F" w:rsidRPr="006F280F" w:rsidDel="00C002BF">
          <w:rPr>
            <w:b/>
            <w:bCs/>
            <w:noProof/>
            <w:webHidden/>
            <w:sz w:val="26"/>
            <w:szCs w:val="26"/>
          </w:rPr>
        </w:r>
        <w:r w:rsidR="006F280F" w:rsidRPr="006F280F" w:rsidDel="00C002BF">
          <w:rPr>
            <w:b/>
            <w:bCs/>
            <w:noProof/>
            <w:webHidden/>
            <w:sz w:val="26"/>
            <w:szCs w:val="26"/>
          </w:rPr>
          <w:fldChar w:fldCharType="separate"/>
        </w:r>
        <w:r w:rsidR="006F280F" w:rsidRPr="006F280F" w:rsidDel="00C002BF">
          <w:rPr>
            <w:noProof/>
            <w:webHidden/>
            <w:sz w:val="26"/>
            <w:szCs w:val="26"/>
          </w:rPr>
          <w:delText>52</w:delText>
        </w:r>
        <w:r w:rsidR="006F280F" w:rsidRPr="006F280F" w:rsidDel="00C002BF">
          <w:rPr>
            <w:b/>
            <w:bCs/>
            <w:noProof/>
            <w:webHidden/>
            <w:sz w:val="26"/>
            <w:szCs w:val="26"/>
          </w:rPr>
          <w:fldChar w:fldCharType="end"/>
        </w:r>
        <w:r w:rsidDel="00C002BF">
          <w:rPr>
            <w:noProof/>
            <w:sz w:val="26"/>
            <w:szCs w:val="26"/>
          </w:rPr>
          <w:fldChar w:fldCharType="end"/>
        </w:r>
      </w:del>
    </w:p>
    <w:p w14:paraId="3B50709B" w14:textId="2FB9787C" w:rsidR="005447E4" w:rsidRDefault="006F280F">
      <w:pPr>
        <w:jc w:val="left"/>
        <w:rPr>
          <w:sz w:val="26"/>
          <w:szCs w:val="26"/>
        </w:rPr>
        <w:pPrChange w:id="108" w:author="ĐÀNG ANH MIN ROG" w:date="2023-06-11T06:53:00Z">
          <w:pPr>
            <w:ind w:left="4320"/>
          </w:pPr>
        </w:pPrChange>
      </w:pPr>
      <w:del w:id="109" w:author="ĐÀNG ANH MIN ROG" w:date="2023-06-11T06:53:00Z">
        <w:r w:rsidDel="00C002BF">
          <w:rPr>
            <w:sz w:val="26"/>
            <w:szCs w:val="26"/>
          </w:rPr>
          <w:fldChar w:fldCharType="end"/>
        </w:r>
      </w:del>
    </w:p>
    <w:p w14:paraId="17FCC4E6" w14:textId="77777777" w:rsidR="005447E4" w:rsidRDefault="005447E4">
      <w:pPr>
        <w:ind w:left="4320"/>
        <w:rPr>
          <w:sz w:val="26"/>
          <w:szCs w:val="26"/>
        </w:rPr>
      </w:pPr>
    </w:p>
    <w:p w14:paraId="571A762F" w14:textId="77777777" w:rsidR="005447E4" w:rsidRDefault="005447E4">
      <w:pPr>
        <w:ind w:left="4320"/>
        <w:rPr>
          <w:sz w:val="26"/>
          <w:szCs w:val="26"/>
        </w:rPr>
      </w:pPr>
    </w:p>
    <w:p w14:paraId="2D34BF9E" w14:textId="77777777" w:rsidR="005447E4" w:rsidRDefault="005447E4">
      <w:pPr>
        <w:ind w:left="4320"/>
        <w:rPr>
          <w:sz w:val="26"/>
          <w:szCs w:val="26"/>
        </w:rPr>
      </w:pPr>
    </w:p>
    <w:p w14:paraId="5BA7E25E" w14:textId="77777777" w:rsidR="005447E4" w:rsidRDefault="005447E4">
      <w:pPr>
        <w:ind w:left="4320"/>
        <w:rPr>
          <w:sz w:val="26"/>
          <w:szCs w:val="26"/>
        </w:rPr>
      </w:pPr>
    </w:p>
    <w:p w14:paraId="52A42569" w14:textId="77777777" w:rsidR="005447E4" w:rsidRDefault="005447E4">
      <w:pPr>
        <w:ind w:left="4320"/>
        <w:rPr>
          <w:sz w:val="26"/>
          <w:szCs w:val="26"/>
        </w:rPr>
      </w:pPr>
    </w:p>
    <w:p w14:paraId="7E3C113F" w14:textId="77777777" w:rsidR="005447E4" w:rsidRDefault="005447E4">
      <w:pPr>
        <w:ind w:left="4320"/>
        <w:rPr>
          <w:sz w:val="26"/>
          <w:szCs w:val="26"/>
        </w:rPr>
      </w:pPr>
    </w:p>
    <w:p w14:paraId="616E9180" w14:textId="77777777" w:rsidR="005447E4" w:rsidRDefault="005447E4">
      <w:pPr>
        <w:ind w:left="4320"/>
        <w:rPr>
          <w:sz w:val="26"/>
          <w:szCs w:val="26"/>
        </w:rPr>
      </w:pPr>
    </w:p>
    <w:p w14:paraId="69D0BFD4" w14:textId="77777777" w:rsidR="005447E4" w:rsidRDefault="005447E4">
      <w:pPr>
        <w:ind w:left="4320"/>
        <w:rPr>
          <w:sz w:val="26"/>
          <w:szCs w:val="26"/>
        </w:rPr>
      </w:pPr>
    </w:p>
    <w:p w14:paraId="085C0A2D" w14:textId="77777777" w:rsidR="005447E4" w:rsidRDefault="005447E4">
      <w:pPr>
        <w:ind w:left="4320"/>
        <w:rPr>
          <w:sz w:val="26"/>
          <w:szCs w:val="26"/>
        </w:rPr>
      </w:pPr>
    </w:p>
    <w:p w14:paraId="4DFF11E0" w14:textId="77777777" w:rsidR="005447E4" w:rsidRDefault="005447E4">
      <w:pPr>
        <w:ind w:left="4320"/>
        <w:rPr>
          <w:sz w:val="26"/>
          <w:szCs w:val="26"/>
        </w:rPr>
      </w:pPr>
    </w:p>
    <w:p w14:paraId="4D5D9AB0" w14:textId="77777777" w:rsidR="005447E4" w:rsidRDefault="005447E4">
      <w:pPr>
        <w:ind w:left="4320"/>
        <w:rPr>
          <w:sz w:val="26"/>
          <w:szCs w:val="26"/>
        </w:rPr>
      </w:pPr>
    </w:p>
    <w:p w14:paraId="440C79A6" w14:textId="77777777" w:rsidR="00C002BF" w:rsidDel="00C002BF" w:rsidRDefault="00C002BF">
      <w:pPr>
        <w:jc w:val="both"/>
        <w:rPr>
          <w:del w:id="110" w:author="ĐÀNG ANH MIN ROG" w:date="2023-06-11T06:54:00Z"/>
          <w:sz w:val="26"/>
          <w:szCs w:val="26"/>
        </w:rPr>
      </w:pPr>
    </w:p>
    <w:p w14:paraId="34380B03" w14:textId="77777777" w:rsidR="00F93B44" w:rsidRDefault="00F93B44" w:rsidP="00A5040B">
      <w:pPr>
        <w:widowControl w:val="0"/>
        <w:pBdr>
          <w:top w:val="nil"/>
          <w:left w:val="nil"/>
          <w:bottom w:val="nil"/>
          <w:right w:val="nil"/>
          <w:between w:val="nil"/>
        </w:pBdr>
        <w:rPr>
          <w:b/>
          <w:sz w:val="32"/>
          <w:szCs w:val="32"/>
        </w:rPr>
      </w:pPr>
    </w:p>
    <w:p w14:paraId="35620801" w14:textId="420E2897" w:rsidR="005447E4" w:rsidRDefault="00000000" w:rsidP="00A5040B">
      <w:pPr>
        <w:widowControl w:val="0"/>
        <w:pBdr>
          <w:top w:val="nil"/>
          <w:left w:val="nil"/>
          <w:bottom w:val="nil"/>
          <w:right w:val="nil"/>
          <w:between w:val="nil"/>
        </w:pBdr>
        <w:rPr>
          <w:b/>
          <w:sz w:val="32"/>
          <w:szCs w:val="32"/>
        </w:rPr>
      </w:pPr>
      <w:r>
        <w:rPr>
          <w:b/>
          <w:sz w:val="32"/>
          <w:szCs w:val="32"/>
        </w:rPr>
        <w:lastRenderedPageBreak/>
        <w:t>DANH MỤC CÁC KÝ HIỆU, CHỮ VIẾT TẮT</w:t>
      </w:r>
    </w:p>
    <w:tbl>
      <w:tblPr>
        <w:tblStyle w:val="TableGrid"/>
        <w:tblW w:w="0" w:type="auto"/>
        <w:tblLook w:val="04A0" w:firstRow="1" w:lastRow="0" w:firstColumn="1" w:lastColumn="0" w:noHBand="0" w:noVBand="1"/>
      </w:tblPr>
      <w:tblGrid>
        <w:gridCol w:w="988"/>
        <w:gridCol w:w="2976"/>
        <w:gridCol w:w="5431"/>
      </w:tblGrid>
      <w:tr w:rsidR="00A5040B" w14:paraId="24C3E94B" w14:textId="77777777" w:rsidTr="00A5040B">
        <w:tc>
          <w:tcPr>
            <w:tcW w:w="988" w:type="dxa"/>
          </w:tcPr>
          <w:p w14:paraId="0A31205F" w14:textId="0D826E06" w:rsidR="00A5040B" w:rsidRPr="00490211" w:rsidRDefault="00A5040B" w:rsidP="00A5040B">
            <w:pPr>
              <w:widowControl w:val="0"/>
              <w:spacing w:line="276" w:lineRule="auto"/>
              <w:rPr>
                <w:b/>
                <w:sz w:val="28"/>
                <w:szCs w:val="28"/>
              </w:rPr>
            </w:pPr>
            <w:r w:rsidRPr="00490211">
              <w:rPr>
                <w:b/>
                <w:sz w:val="28"/>
                <w:szCs w:val="28"/>
              </w:rPr>
              <w:t>STT</w:t>
            </w:r>
          </w:p>
        </w:tc>
        <w:tc>
          <w:tcPr>
            <w:tcW w:w="2976" w:type="dxa"/>
          </w:tcPr>
          <w:p w14:paraId="19B39DDA" w14:textId="52616E3C" w:rsidR="00A5040B" w:rsidRPr="00490211" w:rsidRDefault="00A5040B" w:rsidP="00A5040B">
            <w:pPr>
              <w:widowControl w:val="0"/>
              <w:spacing w:line="276" w:lineRule="auto"/>
              <w:rPr>
                <w:b/>
                <w:sz w:val="28"/>
                <w:szCs w:val="28"/>
              </w:rPr>
            </w:pPr>
            <w:r w:rsidRPr="00490211">
              <w:rPr>
                <w:b/>
                <w:sz w:val="28"/>
                <w:szCs w:val="28"/>
              </w:rPr>
              <w:t>Ký hiệu</w:t>
            </w:r>
          </w:p>
        </w:tc>
        <w:tc>
          <w:tcPr>
            <w:tcW w:w="5431" w:type="dxa"/>
          </w:tcPr>
          <w:p w14:paraId="1ABB76A9" w14:textId="0B5C0978" w:rsidR="00A5040B" w:rsidRPr="00490211" w:rsidRDefault="00A5040B" w:rsidP="00A5040B">
            <w:pPr>
              <w:widowControl w:val="0"/>
              <w:spacing w:line="276" w:lineRule="auto"/>
              <w:rPr>
                <w:b/>
                <w:sz w:val="28"/>
                <w:szCs w:val="28"/>
              </w:rPr>
            </w:pPr>
            <w:r w:rsidRPr="00490211">
              <w:rPr>
                <w:b/>
                <w:sz w:val="28"/>
                <w:szCs w:val="28"/>
              </w:rPr>
              <w:t>Chữ viết đầy đủ</w:t>
            </w:r>
          </w:p>
        </w:tc>
      </w:tr>
      <w:tr w:rsidR="00A5040B" w14:paraId="6FC98486" w14:textId="77777777" w:rsidTr="00A5040B">
        <w:tc>
          <w:tcPr>
            <w:tcW w:w="988" w:type="dxa"/>
          </w:tcPr>
          <w:p w14:paraId="0AD9A90F" w14:textId="176C61C5" w:rsidR="00A5040B" w:rsidRPr="00490211" w:rsidRDefault="00A5040B" w:rsidP="00A5040B">
            <w:pPr>
              <w:pStyle w:val="Heading1"/>
              <w:numPr>
                <w:ilvl w:val="0"/>
                <w:numId w:val="0"/>
              </w:numPr>
              <w:rPr>
                <w:b w:val="0"/>
                <w:bCs/>
                <w:color w:val="auto"/>
                <w:sz w:val="26"/>
                <w:szCs w:val="26"/>
              </w:rPr>
            </w:pPr>
            <w:bookmarkStart w:id="111" w:name="_Toc136708476"/>
            <w:bookmarkStart w:id="112" w:name="_Toc153583219"/>
            <w:bookmarkStart w:id="113" w:name="_Toc153587566"/>
            <w:bookmarkStart w:id="114" w:name="_Toc153587650"/>
            <w:bookmarkStart w:id="115" w:name="_Toc153587892"/>
            <w:bookmarkStart w:id="116" w:name="_Toc154622253"/>
            <w:bookmarkStart w:id="117" w:name="_Toc154678570"/>
            <w:r w:rsidRPr="00490211">
              <w:rPr>
                <w:b w:val="0"/>
                <w:bCs/>
                <w:color w:val="auto"/>
                <w:sz w:val="26"/>
                <w:szCs w:val="26"/>
              </w:rPr>
              <w:t>1</w:t>
            </w:r>
            <w:bookmarkEnd w:id="111"/>
            <w:bookmarkEnd w:id="112"/>
            <w:bookmarkEnd w:id="113"/>
            <w:bookmarkEnd w:id="114"/>
            <w:bookmarkEnd w:id="115"/>
            <w:bookmarkEnd w:id="116"/>
            <w:bookmarkEnd w:id="117"/>
          </w:p>
        </w:tc>
        <w:tc>
          <w:tcPr>
            <w:tcW w:w="2976" w:type="dxa"/>
          </w:tcPr>
          <w:p w14:paraId="5B374A83" w14:textId="3D84FE50" w:rsidR="00A5040B" w:rsidRPr="00490211" w:rsidRDefault="00A5040B" w:rsidP="00490211">
            <w:pPr>
              <w:widowControl w:val="0"/>
              <w:spacing w:line="276" w:lineRule="auto"/>
              <w:rPr>
                <w:bCs/>
                <w:sz w:val="26"/>
                <w:szCs w:val="26"/>
              </w:rPr>
            </w:pPr>
            <w:r w:rsidRPr="00490211">
              <w:rPr>
                <w:bCs/>
                <w:sz w:val="26"/>
                <w:szCs w:val="26"/>
              </w:rPr>
              <w:t>HTML</w:t>
            </w:r>
          </w:p>
        </w:tc>
        <w:tc>
          <w:tcPr>
            <w:tcW w:w="5431" w:type="dxa"/>
          </w:tcPr>
          <w:p w14:paraId="733267EB" w14:textId="06FCF381" w:rsidR="00A5040B" w:rsidRPr="00490211" w:rsidRDefault="00490211" w:rsidP="00490211">
            <w:pPr>
              <w:widowControl w:val="0"/>
              <w:spacing w:line="276" w:lineRule="auto"/>
              <w:jc w:val="both"/>
              <w:rPr>
                <w:bCs/>
                <w:sz w:val="26"/>
                <w:szCs w:val="26"/>
              </w:rPr>
            </w:pPr>
            <w:r w:rsidRPr="00490211">
              <w:rPr>
                <w:rStyle w:val="Strong"/>
                <w:b w:val="0"/>
                <w:sz w:val="26"/>
                <w:szCs w:val="26"/>
                <w:shd w:val="clear" w:color="auto" w:fill="FFFFFF"/>
              </w:rPr>
              <w:t>Hypertext Markup Language</w:t>
            </w:r>
          </w:p>
        </w:tc>
      </w:tr>
      <w:tr w:rsidR="00A5040B" w14:paraId="7B28DD09" w14:textId="77777777" w:rsidTr="00A5040B">
        <w:tc>
          <w:tcPr>
            <w:tcW w:w="988" w:type="dxa"/>
          </w:tcPr>
          <w:p w14:paraId="20EE0716" w14:textId="33EF7080" w:rsidR="00A5040B" w:rsidRPr="00490211" w:rsidRDefault="00A5040B" w:rsidP="00A5040B">
            <w:pPr>
              <w:pStyle w:val="Heading1"/>
              <w:numPr>
                <w:ilvl w:val="0"/>
                <w:numId w:val="0"/>
              </w:numPr>
              <w:rPr>
                <w:b w:val="0"/>
                <w:bCs/>
                <w:color w:val="auto"/>
                <w:sz w:val="26"/>
                <w:szCs w:val="26"/>
              </w:rPr>
            </w:pPr>
            <w:bookmarkStart w:id="118" w:name="_Toc136708477"/>
            <w:bookmarkStart w:id="119" w:name="_Toc137358819"/>
            <w:bookmarkStart w:id="120" w:name="_Toc153583220"/>
            <w:bookmarkStart w:id="121" w:name="_Toc153587567"/>
            <w:bookmarkStart w:id="122" w:name="_Toc153587651"/>
            <w:bookmarkStart w:id="123" w:name="_Toc153587893"/>
            <w:bookmarkStart w:id="124" w:name="_Toc154622254"/>
            <w:bookmarkStart w:id="125" w:name="_Toc154678571"/>
            <w:r w:rsidRPr="00490211">
              <w:rPr>
                <w:b w:val="0"/>
                <w:bCs/>
                <w:color w:val="auto"/>
                <w:sz w:val="26"/>
                <w:szCs w:val="26"/>
              </w:rPr>
              <w:t>2</w:t>
            </w:r>
            <w:bookmarkEnd w:id="118"/>
            <w:bookmarkEnd w:id="119"/>
            <w:bookmarkEnd w:id="120"/>
            <w:bookmarkEnd w:id="121"/>
            <w:bookmarkEnd w:id="122"/>
            <w:bookmarkEnd w:id="123"/>
            <w:bookmarkEnd w:id="124"/>
            <w:bookmarkEnd w:id="125"/>
          </w:p>
        </w:tc>
        <w:tc>
          <w:tcPr>
            <w:tcW w:w="2976" w:type="dxa"/>
          </w:tcPr>
          <w:p w14:paraId="66929AF3" w14:textId="389600FD" w:rsidR="00A5040B" w:rsidRPr="00490211" w:rsidRDefault="00490211" w:rsidP="00490211">
            <w:pPr>
              <w:widowControl w:val="0"/>
              <w:spacing w:line="276" w:lineRule="auto"/>
              <w:rPr>
                <w:bCs/>
                <w:sz w:val="26"/>
                <w:szCs w:val="26"/>
              </w:rPr>
            </w:pPr>
            <w:r w:rsidRPr="00490211">
              <w:rPr>
                <w:bCs/>
                <w:sz w:val="26"/>
                <w:szCs w:val="26"/>
              </w:rPr>
              <w:t>CSS</w:t>
            </w:r>
          </w:p>
        </w:tc>
        <w:tc>
          <w:tcPr>
            <w:tcW w:w="5431" w:type="dxa"/>
          </w:tcPr>
          <w:p w14:paraId="214F52D1" w14:textId="13BEA4D0" w:rsidR="00A5040B" w:rsidRPr="00490211" w:rsidRDefault="00490211" w:rsidP="00490211">
            <w:pPr>
              <w:widowControl w:val="0"/>
              <w:spacing w:line="276" w:lineRule="auto"/>
              <w:jc w:val="both"/>
              <w:rPr>
                <w:bCs/>
                <w:sz w:val="26"/>
                <w:szCs w:val="26"/>
              </w:rPr>
            </w:pPr>
            <w:r w:rsidRPr="00490211">
              <w:rPr>
                <w:sz w:val="26"/>
                <w:szCs w:val="26"/>
                <w:shd w:val="clear" w:color="auto" w:fill="FFFFFF"/>
              </w:rPr>
              <w:t>Cascading Style Sheets</w:t>
            </w:r>
          </w:p>
        </w:tc>
      </w:tr>
      <w:tr w:rsidR="00A5040B" w14:paraId="16D12FF3" w14:textId="77777777" w:rsidTr="00A5040B">
        <w:tc>
          <w:tcPr>
            <w:tcW w:w="988" w:type="dxa"/>
          </w:tcPr>
          <w:p w14:paraId="69B49C8D" w14:textId="03BB9F3E" w:rsidR="00A5040B" w:rsidRPr="00490211" w:rsidRDefault="00A5040B" w:rsidP="00A5040B">
            <w:pPr>
              <w:pStyle w:val="Heading1"/>
              <w:numPr>
                <w:ilvl w:val="0"/>
                <w:numId w:val="0"/>
              </w:numPr>
              <w:rPr>
                <w:b w:val="0"/>
                <w:bCs/>
                <w:color w:val="auto"/>
                <w:sz w:val="26"/>
                <w:szCs w:val="26"/>
              </w:rPr>
            </w:pPr>
            <w:bookmarkStart w:id="126" w:name="_Toc136708478"/>
            <w:bookmarkStart w:id="127" w:name="_Toc137358820"/>
            <w:bookmarkStart w:id="128" w:name="_Toc153583221"/>
            <w:bookmarkStart w:id="129" w:name="_Toc153587568"/>
            <w:bookmarkStart w:id="130" w:name="_Toc153587652"/>
            <w:bookmarkStart w:id="131" w:name="_Toc153587894"/>
            <w:bookmarkStart w:id="132" w:name="_Toc154622255"/>
            <w:bookmarkStart w:id="133" w:name="_Toc154678572"/>
            <w:r w:rsidRPr="00490211">
              <w:rPr>
                <w:b w:val="0"/>
                <w:bCs/>
                <w:color w:val="auto"/>
                <w:sz w:val="26"/>
                <w:szCs w:val="26"/>
              </w:rPr>
              <w:t>3</w:t>
            </w:r>
            <w:bookmarkEnd w:id="126"/>
            <w:bookmarkEnd w:id="127"/>
            <w:bookmarkEnd w:id="128"/>
            <w:bookmarkEnd w:id="129"/>
            <w:bookmarkEnd w:id="130"/>
            <w:bookmarkEnd w:id="131"/>
            <w:bookmarkEnd w:id="132"/>
            <w:bookmarkEnd w:id="133"/>
          </w:p>
        </w:tc>
        <w:tc>
          <w:tcPr>
            <w:tcW w:w="2976" w:type="dxa"/>
          </w:tcPr>
          <w:p w14:paraId="50E6B7D8" w14:textId="3EB4B65C" w:rsidR="00A5040B" w:rsidRPr="00490211" w:rsidRDefault="00490211" w:rsidP="00490211">
            <w:pPr>
              <w:widowControl w:val="0"/>
              <w:spacing w:line="276" w:lineRule="auto"/>
              <w:rPr>
                <w:bCs/>
                <w:sz w:val="26"/>
                <w:szCs w:val="26"/>
              </w:rPr>
            </w:pPr>
            <w:r w:rsidRPr="00490211">
              <w:rPr>
                <w:sz w:val="26"/>
                <w:szCs w:val="26"/>
              </w:rPr>
              <w:t>SQL</w:t>
            </w:r>
          </w:p>
        </w:tc>
        <w:tc>
          <w:tcPr>
            <w:tcW w:w="5431" w:type="dxa"/>
          </w:tcPr>
          <w:p w14:paraId="3E27C584" w14:textId="2E4FD29D" w:rsidR="00A5040B" w:rsidRPr="00490211" w:rsidRDefault="00490211" w:rsidP="00490211">
            <w:pPr>
              <w:widowControl w:val="0"/>
              <w:spacing w:line="276" w:lineRule="auto"/>
              <w:jc w:val="both"/>
              <w:rPr>
                <w:bCs/>
                <w:sz w:val="26"/>
                <w:szCs w:val="26"/>
              </w:rPr>
            </w:pPr>
            <w:r w:rsidRPr="00490211">
              <w:rPr>
                <w:sz w:val="26"/>
                <w:szCs w:val="26"/>
              </w:rPr>
              <w:t>Structured Query Language</w:t>
            </w:r>
          </w:p>
        </w:tc>
      </w:tr>
      <w:tr w:rsidR="001C277D" w14:paraId="302BB64F" w14:textId="77777777" w:rsidTr="00A5040B">
        <w:tc>
          <w:tcPr>
            <w:tcW w:w="988" w:type="dxa"/>
          </w:tcPr>
          <w:p w14:paraId="42952CD2" w14:textId="17FDC1E1" w:rsidR="001C277D" w:rsidRPr="00490211" w:rsidRDefault="001C277D" w:rsidP="00A5040B">
            <w:pPr>
              <w:pStyle w:val="Heading1"/>
              <w:numPr>
                <w:ilvl w:val="0"/>
                <w:numId w:val="0"/>
              </w:numPr>
              <w:rPr>
                <w:b w:val="0"/>
                <w:bCs/>
                <w:color w:val="auto"/>
                <w:sz w:val="26"/>
                <w:szCs w:val="26"/>
              </w:rPr>
            </w:pPr>
            <w:r>
              <w:rPr>
                <w:b w:val="0"/>
                <w:bCs/>
                <w:color w:val="auto"/>
                <w:sz w:val="26"/>
                <w:szCs w:val="26"/>
              </w:rPr>
              <w:t>4</w:t>
            </w:r>
          </w:p>
        </w:tc>
        <w:tc>
          <w:tcPr>
            <w:tcW w:w="2976" w:type="dxa"/>
          </w:tcPr>
          <w:p w14:paraId="6FE54B21" w14:textId="1DDB2208" w:rsidR="001C277D" w:rsidRPr="00490211" w:rsidRDefault="001C277D" w:rsidP="00490211">
            <w:pPr>
              <w:widowControl w:val="0"/>
              <w:spacing w:line="276" w:lineRule="auto"/>
              <w:rPr>
                <w:sz w:val="26"/>
                <w:szCs w:val="26"/>
              </w:rPr>
            </w:pPr>
            <w:r>
              <w:rPr>
                <w:sz w:val="26"/>
                <w:szCs w:val="26"/>
              </w:rPr>
              <w:t>KNN</w:t>
            </w:r>
          </w:p>
        </w:tc>
        <w:tc>
          <w:tcPr>
            <w:tcW w:w="5431" w:type="dxa"/>
          </w:tcPr>
          <w:p w14:paraId="4A801ED5" w14:textId="6A0B14FE" w:rsidR="001C277D" w:rsidRPr="00490211" w:rsidRDefault="001C277D" w:rsidP="00490211">
            <w:pPr>
              <w:widowControl w:val="0"/>
              <w:spacing w:line="276" w:lineRule="auto"/>
              <w:jc w:val="both"/>
              <w:rPr>
                <w:sz w:val="26"/>
                <w:szCs w:val="26"/>
              </w:rPr>
            </w:pPr>
            <w:r w:rsidRPr="001C277D">
              <w:rPr>
                <w:sz w:val="26"/>
                <w:szCs w:val="26"/>
              </w:rPr>
              <w:t>K-nearest neighbors</w:t>
            </w:r>
          </w:p>
        </w:tc>
      </w:tr>
    </w:tbl>
    <w:p w14:paraId="0CD9E283" w14:textId="112C53A1" w:rsidR="005447E4" w:rsidRDefault="00000000">
      <w:pPr>
        <w:rPr>
          <w:b/>
          <w:sz w:val="38"/>
          <w:szCs w:val="38"/>
        </w:rPr>
      </w:pPr>
      <w:r>
        <w:br w:type="page"/>
      </w:r>
      <w:r>
        <w:rPr>
          <w:b/>
          <w:sz w:val="32"/>
          <w:szCs w:val="32"/>
        </w:rPr>
        <w:lastRenderedPageBreak/>
        <w:t>DANH MỤC</w:t>
      </w:r>
      <w:ins w:id="134" w:author="ĐÀNG ANH MIN ROG" w:date="2023-06-11T06:56:00Z">
        <w:r w:rsidR="00463E45">
          <w:rPr>
            <w:b/>
            <w:sz w:val="32"/>
            <w:szCs w:val="32"/>
          </w:rPr>
          <w:t xml:space="preserve"> B</w:t>
        </w:r>
      </w:ins>
      <w:del w:id="135" w:author="ĐÀNG ANH MIN ROG" w:date="2023-06-11T06:56:00Z">
        <w:r w:rsidDel="00463E45">
          <w:rPr>
            <w:b/>
            <w:sz w:val="32"/>
            <w:szCs w:val="32"/>
          </w:rPr>
          <w:delText xml:space="preserve"> B</w:delText>
        </w:r>
      </w:del>
      <w:r>
        <w:rPr>
          <w:b/>
          <w:sz w:val="32"/>
          <w:szCs w:val="32"/>
        </w:rPr>
        <w:t>ẢNG</w:t>
      </w:r>
    </w:p>
    <w:p w14:paraId="21C282A9" w14:textId="4A8E0684" w:rsidR="00F93B44" w:rsidRPr="00F93B44" w:rsidRDefault="00F93B44">
      <w:pPr>
        <w:pStyle w:val="TableofFigures"/>
        <w:tabs>
          <w:tab w:val="right" w:leader="dot" w:pos="9395"/>
        </w:tabs>
        <w:rPr>
          <w:rFonts w:ascii="Times New Roman" w:eastAsiaTheme="minorEastAsia" w:hAnsi="Times New Roman" w:cs="Times New Roman"/>
          <w:i w:val="0"/>
          <w:iCs w:val="0"/>
          <w:noProof/>
          <w:kern w:val="2"/>
          <w:sz w:val="26"/>
          <w:szCs w:val="26"/>
          <w14:ligatures w14:val="standardContextual"/>
        </w:rPr>
      </w:pPr>
      <w:r>
        <w:fldChar w:fldCharType="begin"/>
      </w:r>
      <w:r>
        <w:instrText xml:space="preserve"> TOC \h \z \c "Bảng " </w:instrText>
      </w:r>
      <w:r>
        <w:fldChar w:fldCharType="separate"/>
      </w:r>
      <w:hyperlink w:anchor="_Toc153588145" w:history="1">
        <w:r w:rsidRPr="00F93B44">
          <w:rPr>
            <w:rStyle w:val="Hyperlink"/>
            <w:rFonts w:ascii="Times New Roman" w:hAnsi="Times New Roman" w:cs="Times New Roman"/>
            <w:noProof/>
            <w:sz w:val="26"/>
            <w:szCs w:val="26"/>
          </w:rPr>
          <w:t>Bảng  1: Bảng Bill</w:t>
        </w:r>
        <w:r w:rsidRPr="00F93B44">
          <w:rPr>
            <w:rFonts w:ascii="Times New Roman" w:hAnsi="Times New Roman" w:cs="Times New Roman"/>
            <w:noProof/>
            <w:webHidden/>
            <w:sz w:val="26"/>
            <w:szCs w:val="26"/>
          </w:rPr>
          <w:tab/>
        </w:r>
        <w:r w:rsidRPr="00F93B44">
          <w:rPr>
            <w:rFonts w:ascii="Times New Roman" w:hAnsi="Times New Roman" w:cs="Times New Roman"/>
            <w:noProof/>
            <w:webHidden/>
            <w:sz w:val="26"/>
            <w:szCs w:val="26"/>
          </w:rPr>
          <w:fldChar w:fldCharType="begin"/>
        </w:r>
        <w:r w:rsidRPr="00F93B44">
          <w:rPr>
            <w:rFonts w:ascii="Times New Roman" w:hAnsi="Times New Roman" w:cs="Times New Roman"/>
            <w:noProof/>
            <w:webHidden/>
            <w:sz w:val="26"/>
            <w:szCs w:val="26"/>
          </w:rPr>
          <w:instrText xml:space="preserve"> PAGEREF _Toc153588145 \h </w:instrText>
        </w:r>
        <w:r w:rsidRPr="00F93B44">
          <w:rPr>
            <w:rFonts w:ascii="Times New Roman" w:hAnsi="Times New Roman" w:cs="Times New Roman"/>
            <w:noProof/>
            <w:webHidden/>
            <w:sz w:val="26"/>
            <w:szCs w:val="26"/>
          </w:rPr>
        </w:r>
        <w:r w:rsidRPr="00F93B44">
          <w:rPr>
            <w:rFonts w:ascii="Times New Roman" w:hAnsi="Times New Roman" w:cs="Times New Roman"/>
            <w:noProof/>
            <w:webHidden/>
            <w:sz w:val="26"/>
            <w:szCs w:val="26"/>
          </w:rPr>
          <w:fldChar w:fldCharType="separate"/>
        </w:r>
        <w:r w:rsidR="003E2725">
          <w:rPr>
            <w:rFonts w:ascii="Times New Roman" w:hAnsi="Times New Roman" w:cs="Times New Roman"/>
            <w:noProof/>
            <w:webHidden/>
            <w:sz w:val="26"/>
            <w:szCs w:val="26"/>
          </w:rPr>
          <w:t>24</w:t>
        </w:r>
        <w:r w:rsidRPr="00F93B44">
          <w:rPr>
            <w:rFonts w:ascii="Times New Roman" w:hAnsi="Times New Roman" w:cs="Times New Roman"/>
            <w:noProof/>
            <w:webHidden/>
            <w:sz w:val="26"/>
            <w:szCs w:val="26"/>
          </w:rPr>
          <w:fldChar w:fldCharType="end"/>
        </w:r>
      </w:hyperlink>
    </w:p>
    <w:p w14:paraId="3E1B4B10" w14:textId="2CD9650A" w:rsidR="00F93B44" w:rsidRPr="00F93B44" w:rsidRDefault="00000000">
      <w:pPr>
        <w:pStyle w:val="TableofFigures"/>
        <w:tabs>
          <w:tab w:val="right" w:leader="dot" w:pos="9395"/>
        </w:tabs>
        <w:rPr>
          <w:rFonts w:ascii="Times New Roman" w:eastAsiaTheme="minorEastAsia" w:hAnsi="Times New Roman" w:cs="Times New Roman"/>
          <w:i w:val="0"/>
          <w:iCs w:val="0"/>
          <w:noProof/>
          <w:kern w:val="2"/>
          <w:sz w:val="26"/>
          <w:szCs w:val="26"/>
          <w14:ligatures w14:val="standardContextual"/>
        </w:rPr>
      </w:pPr>
      <w:hyperlink w:anchor="_Toc153588146" w:history="1">
        <w:r w:rsidR="00F93B44" w:rsidRPr="00F93B44">
          <w:rPr>
            <w:rStyle w:val="Hyperlink"/>
            <w:rFonts w:ascii="Times New Roman" w:hAnsi="Times New Roman" w:cs="Times New Roman"/>
            <w:noProof/>
            <w:sz w:val="26"/>
            <w:szCs w:val="26"/>
          </w:rPr>
          <w:t>Bảng  2: User</w:t>
        </w:r>
        <w:r w:rsidR="00F93B44" w:rsidRPr="00F93B44">
          <w:rPr>
            <w:rFonts w:ascii="Times New Roman" w:hAnsi="Times New Roman" w:cs="Times New Roman"/>
            <w:noProof/>
            <w:webHidden/>
            <w:sz w:val="26"/>
            <w:szCs w:val="26"/>
          </w:rPr>
          <w:tab/>
        </w:r>
        <w:r w:rsidR="00F93B44" w:rsidRPr="00F93B44">
          <w:rPr>
            <w:rFonts w:ascii="Times New Roman" w:hAnsi="Times New Roman" w:cs="Times New Roman"/>
            <w:noProof/>
            <w:webHidden/>
            <w:sz w:val="26"/>
            <w:szCs w:val="26"/>
          </w:rPr>
          <w:fldChar w:fldCharType="begin"/>
        </w:r>
        <w:r w:rsidR="00F93B44" w:rsidRPr="00F93B44">
          <w:rPr>
            <w:rFonts w:ascii="Times New Roman" w:hAnsi="Times New Roman" w:cs="Times New Roman"/>
            <w:noProof/>
            <w:webHidden/>
            <w:sz w:val="26"/>
            <w:szCs w:val="26"/>
          </w:rPr>
          <w:instrText xml:space="preserve"> PAGEREF _Toc153588146 \h </w:instrText>
        </w:r>
        <w:r w:rsidR="00F93B44" w:rsidRPr="00F93B44">
          <w:rPr>
            <w:rFonts w:ascii="Times New Roman" w:hAnsi="Times New Roman" w:cs="Times New Roman"/>
            <w:noProof/>
            <w:webHidden/>
            <w:sz w:val="26"/>
            <w:szCs w:val="26"/>
          </w:rPr>
        </w:r>
        <w:r w:rsidR="00F93B44" w:rsidRPr="00F93B44">
          <w:rPr>
            <w:rFonts w:ascii="Times New Roman" w:hAnsi="Times New Roman" w:cs="Times New Roman"/>
            <w:noProof/>
            <w:webHidden/>
            <w:sz w:val="26"/>
            <w:szCs w:val="26"/>
          </w:rPr>
          <w:fldChar w:fldCharType="separate"/>
        </w:r>
        <w:r w:rsidR="003E2725">
          <w:rPr>
            <w:rFonts w:ascii="Times New Roman" w:hAnsi="Times New Roman" w:cs="Times New Roman"/>
            <w:noProof/>
            <w:webHidden/>
            <w:sz w:val="26"/>
            <w:szCs w:val="26"/>
          </w:rPr>
          <w:t>24</w:t>
        </w:r>
        <w:r w:rsidR="00F93B44" w:rsidRPr="00F93B44">
          <w:rPr>
            <w:rFonts w:ascii="Times New Roman" w:hAnsi="Times New Roman" w:cs="Times New Roman"/>
            <w:noProof/>
            <w:webHidden/>
            <w:sz w:val="26"/>
            <w:szCs w:val="26"/>
          </w:rPr>
          <w:fldChar w:fldCharType="end"/>
        </w:r>
      </w:hyperlink>
    </w:p>
    <w:p w14:paraId="510113AD" w14:textId="381B6B19" w:rsidR="00484EE3" w:rsidRDefault="00F93B44" w:rsidP="006F280F">
      <w:pPr>
        <w:jc w:val="both"/>
        <w:rPr>
          <w:ins w:id="136" w:author="ĐÀNG ANH MIN ROG" w:date="2023-06-11T00:38:00Z"/>
        </w:rPr>
      </w:pPr>
      <w:r>
        <w:fldChar w:fldCharType="end"/>
      </w:r>
    </w:p>
    <w:p w14:paraId="27C42551" w14:textId="77777777" w:rsidR="00484EE3" w:rsidRDefault="00484EE3" w:rsidP="006F280F">
      <w:pPr>
        <w:jc w:val="both"/>
        <w:rPr>
          <w:ins w:id="137" w:author="ĐÀNG ANH MIN ROG" w:date="2023-06-11T00:38:00Z"/>
        </w:rPr>
      </w:pPr>
    </w:p>
    <w:p w14:paraId="393A8379" w14:textId="77777777" w:rsidR="00484EE3" w:rsidRDefault="00484EE3" w:rsidP="006F280F">
      <w:pPr>
        <w:jc w:val="both"/>
        <w:rPr>
          <w:ins w:id="138" w:author="ĐÀNG ANH MIN ROG" w:date="2023-06-11T00:38:00Z"/>
        </w:rPr>
      </w:pPr>
    </w:p>
    <w:p w14:paraId="7BC94B59" w14:textId="77777777" w:rsidR="00484EE3" w:rsidRDefault="00484EE3" w:rsidP="006F280F">
      <w:pPr>
        <w:jc w:val="both"/>
        <w:rPr>
          <w:ins w:id="139" w:author="ĐÀNG ANH MIN ROG" w:date="2023-06-11T00:38:00Z"/>
        </w:rPr>
      </w:pPr>
    </w:p>
    <w:p w14:paraId="512A8D2A" w14:textId="77777777" w:rsidR="00484EE3" w:rsidRDefault="00484EE3" w:rsidP="006F280F">
      <w:pPr>
        <w:jc w:val="both"/>
        <w:rPr>
          <w:ins w:id="140" w:author="ĐÀNG ANH MIN ROG" w:date="2023-06-11T00:38:00Z"/>
        </w:rPr>
      </w:pPr>
    </w:p>
    <w:p w14:paraId="73A59ED8" w14:textId="77777777" w:rsidR="00484EE3" w:rsidRDefault="00484EE3" w:rsidP="006F280F">
      <w:pPr>
        <w:jc w:val="both"/>
        <w:rPr>
          <w:ins w:id="141" w:author="ĐÀNG ANH MIN ROG" w:date="2023-06-11T00:38:00Z"/>
        </w:rPr>
      </w:pPr>
    </w:p>
    <w:p w14:paraId="406F95B7" w14:textId="77777777" w:rsidR="00484EE3" w:rsidRDefault="00484EE3" w:rsidP="006F280F">
      <w:pPr>
        <w:jc w:val="both"/>
        <w:rPr>
          <w:ins w:id="142" w:author="ĐÀNG ANH MIN ROG" w:date="2023-06-11T00:38:00Z"/>
        </w:rPr>
      </w:pPr>
    </w:p>
    <w:p w14:paraId="3C69F4DD" w14:textId="77777777" w:rsidR="00484EE3" w:rsidRDefault="00484EE3" w:rsidP="006F280F">
      <w:pPr>
        <w:jc w:val="both"/>
      </w:pPr>
    </w:p>
    <w:p w14:paraId="2C404C3E" w14:textId="77777777" w:rsidR="006F280F" w:rsidRDefault="006F280F" w:rsidP="006F280F">
      <w:pPr>
        <w:jc w:val="both"/>
      </w:pPr>
    </w:p>
    <w:p w14:paraId="210ADB87" w14:textId="77777777" w:rsidR="006F280F" w:rsidDel="00CE6393" w:rsidRDefault="006F280F" w:rsidP="006F280F">
      <w:pPr>
        <w:jc w:val="both"/>
        <w:rPr>
          <w:del w:id="143" w:author="ĐÀNG ANH MIN ROG" w:date="2023-06-11T00:46:00Z"/>
        </w:rPr>
      </w:pPr>
    </w:p>
    <w:p w14:paraId="4FF62832" w14:textId="77777777" w:rsidR="00CE6393" w:rsidRDefault="00CE6393" w:rsidP="006F280F">
      <w:pPr>
        <w:jc w:val="both"/>
        <w:rPr>
          <w:ins w:id="144" w:author="ĐÀNG ANH MIN ROG" w:date="2023-06-11T00:46:00Z"/>
        </w:rPr>
      </w:pPr>
    </w:p>
    <w:p w14:paraId="34E4FA60" w14:textId="2254E9CB" w:rsidR="00741485" w:rsidRDefault="00741485">
      <w:r>
        <w:br w:type="page"/>
      </w:r>
    </w:p>
    <w:p w14:paraId="2E99E75D" w14:textId="77777777" w:rsidR="006F280F" w:rsidDel="00F60D0F" w:rsidRDefault="006F280F" w:rsidP="006F280F">
      <w:pPr>
        <w:jc w:val="both"/>
        <w:rPr>
          <w:del w:id="145" w:author="ĐÀNG ANH MIN ROG" w:date="2023-06-11T00:46:00Z"/>
        </w:rPr>
      </w:pPr>
    </w:p>
    <w:p w14:paraId="1871FE1D" w14:textId="77777777" w:rsidR="006F280F" w:rsidDel="00CE6393" w:rsidRDefault="006F280F" w:rsidP="006F280F">
      <w:pPr>
        <w:jc w:val="both"/>
        <w:rPr>
          <w:del w:id="146" w:author="ĐÀNG ANH MIN ROG" w:date="2023-06-11T00:46:00Z"/>
        </w:rPr>
      </w:pPr>
    </w:p>
    <w:p w14:paraId="558B5D8F" w14:textId="77777777" w:rsidR="006F280F" w:rsidDel="00CE6393" w:rsidRDefault="006F280F" w:rsidP="006F280F">
      <w:pPr>
        <w:jc w:val="both"/>
        <w:rPr>
          <w:del w:id="147" w:author="ĐÀNG ANH MIN ROG" w:date="2023-06-11T00:46:00Z"/>
        </w:rPr>
      </w:pPr>
    </w:p>
    <w:p w14:paraId="0245D8A1" w14:textId="77777777" w:rsidR="006F280F" w:rsidDel="00CE6393" w:rsidRDefault="006F280F" w:rsidP="006F280F">
      <w:pPr>
        <w:jc w:val="both"/>
        <w:rPr>
          <w:del w:id="148" w:author="ĐÀNG ANH MIN ROG" w:date="2023-06-11T00:46:00Z"/>
        </w:rPr>
      </w:pPr>
    </w:p>
    <w:p w14:paraId="72A2D857" w14:textId="77777777" w:rsidR="006F280F" w:rsidDel="00CE6393" w:rsidRDefault="006F280F" w:rsidP="006F280F">
      <w:pPr>
        <w:jc w:val="both"/>
        <w:rPr>
          <w:del w:id="149" w:author="ĐÀNG ANH MIN ROG" w:date="2023-06-11T00:46:00Z"/>
        </w:rPr>
      </w:pPr>
    </w:p>
    <w:p w14:paraId="302323CC" w14:textId="77777777" w:rsidR="006F280F" w:rsidDel="00CE6393" w:rsidRDefault="006F280F" w:rsidP="006F280F">
      <w:pPr>
        <w:jc w:val="both"/>
        <w:rPr>
          <w:del w:id="150" w:author="ĐÀNG ANH MIN ROG" w:date="2023-06-11T00:46:00Z"/>
        </w:rPr>
      </w:pPr>
    </w:p>
    <w:p w14:paraId="57C74227" w14:textId="77777777" w:rsidR="003A6F9C" w:rsidDel="00CE6393" w:rsidRDefault="003A6F9C" w:rsidP="006F280F">
      <w:pPr>
        <w:jc w:val="both"/>
        <w:rPr>
          <w:del w:id="151" w:author="ĐÀNG ANH MIN ROG" w:date="2023-06-11T00:46:00Z"/>
        </w:rPr>
      </w:pPr>
    </w:p>
    <w:p w14:paraId="6CE499D4" w14:textId="77777777" w:rsidR="006F280F" w:rsidDel="00CE6393" w:rsidRDefault="006F280F" w:rsidP="006F280F">
      <w:pPr>
        <w:jc w:val="both"/>
        <w:rPr>
          <w:del w:id="152" w:author="ĐÀNG ANH MIN ROG" w:date="2023-06-11T00:46:00Z"/>
        </w:rPr>
      </w:pPr>
    </w:p>
    <w:p w14:paraId="533ED203" w14:textId="77777777" w:rsidR="005447E4" w:rsidRDefault="00000000">
      <w:pPr>
        <w:rPr>
          <w:b/>
          <w:sz w:val="32"/>
          <w:szCs w:val="32"/>
        </w:rPr>
      </w:pPr>
      <w:r>
        <w:rPr>
          <w:b/>
          <w:sz w:val="32"/>
          <w:szCs w:val="32"/>
        </w:rPr>
        <w:t>DANH MỤC HÌNH VẼ, ĐỒ THỊ</w:t>
      </w:r>
    </w:p>
    <w:p w14:paraId="51446390" w14:textId="1F207469" w:rsidR="001C277D" w:rsidRPr="001C277D" w:rsidRDefault="00F93B44">
      <w:pPr>
        <w:pStyle w:val="TableofFigures"/>
        <w:tabs>
          <w:tab w:val="right" w:leader="dot" w:pos="9395"/>
        </w:tabs>
        <w:rPr>
          <w:rFonts w:ascii="Times New Roman" w:eastAsiaTheme="minorEastAsia" w:hAnsi="Times New Roman" w:cs="Times New Roman"/>
          <w:i w:val="0"/>
          <w:iCs w:val="0"/>
          <w:noProof/>
          <w:kern w:val="2"/>
          <w:sz w:val="26"/>
          <w:szCs w:val="26"/>
          <w14:ligatures w14:val="standardContextual"/>
        </w:rPr>
      </w:pPr>
      <w:r w:rsidRPr="00F93B44">
        <w:rPr>
          <w:rFonts w:ascii="Times New Roman" w:hAnsi="Times New Roman" w:cs="Times New Roman"/>
          <w:sz w:val="26"/>
          <w:szCs w:val="26"/>
        </w:rPr>
        <w:fldChar w:fldCharType="begin"/>
      </w:r>
      <w:r w:rsidRPr="00F93B44">
        <w:rPr>
          <w:rFonts w:ascii="Times New Roman" w:hAnsi="Times New Roman" w:cs="Times New Roman"/>
          <w:sz w:val="26"/>
          <w:szCs w:val="26"/>
        </w:rPr>
        <w:instrText xml:space="preserve"> TOC \h \z \c "Hình " </w:instrText>
      </w:r>
      <w:r w:rsidRPr="00F93B44">
        <w:rPr>
          <w:rFonts w:ascii="Times New Roman" w:hAnsi="Times New Roman" w:cs="Times New Roman"/>
          <w:sz w:val="26"/>
          <w:szCs w:val="26"/>
        </w:rPr>
        <w:fldChar w:fldCharType="separate"/>
      </w:r>
      <w:hyperlink w:anchor="_Toc154678695" w:history="1">
        <w:r w:rsidR="001C277D" w:rsidRPr="001C277D">
          <w:rPr>
            <w:rStyle w:val="Hyperlink"/>
            <w:rFonts w:ascii="Times New Roman" w:hAnsi="Times New Roman" w:cs="Times New Roman"/>
            <w:noProof/>
            <w:sz w:val="26"/>
            <w:szCs w:val="26"/>
          </w:rPr>
          <w:t>Hình  1: Mô hình thực thể quan hệ ERD</w:t>
        </w:r>
        <w:r w:rsidR="001C277D" w:rsidRPr="001C277D">
          <w:rPr>
            <w:rFonts w:ascii="Times New Roman" w:hAnsi="Times New Roman" w:cs="Times New Roman"/>
            <w:noProof/>
            <w:webHidden/>
            <w:sz w:val="26"/>
            <w:szCs w:val="26"/>
          </w:rPr>
          <w:tab/>
        </w:r>
        <w:r w:rsidR="001C277D" w:rsidRPr="001C277D">
          <w:rPr>
            <w:rFonts w:ascii="Times New Roman" w:hAnsi="Times New Roman" w:cs="Times New Roman"/>
            <w:noProof/>
            <w:webHidden/>
            <w:sz w:val="26"/>
            <w:szCs w:val="26"/>
          </w:rPr>
          <w:fldChar w:fldCharType="begin"/>
        </w:r>
        <w:r w:rsidR="001C277D" w:rsidRPr="001C277D">
          <w:rPr>
            <w:rFonts w:ascii="Times New Roman" w:hAnsi="Times New Roman" w:cs="Times New Roman"/>
            <w:noProof/>
            <w:webHidden/>
            <w:sz w:val="26"/>
            <w:szCs w:val="26"/>
          </w:rPr>
          <w:instrText xml:space="preserve"> PAGEREF _Toc154678695 \h </w:instrText>
        </w:r>
        <w:r w:rsidR="001C277D" w:rsidRPr="001C277D">
          <w:rPr>
            <w:rFonts w:ascii="Times New Roman" w:hAnsi="Times New Roman" w:cs="Times New Roman"/>
            <w:noProof/>
            <w:webHidden/>
            <w:sz w:val="26"/>
            <w:szCs w:val="26"/>
          </w:rPr>
        </w:r>
        <w:r w:rsidR="001C277D" w:rsidRPr="001C277D">
          <w:rPr>
            <w:rFonts w:ascii="Times New Roman" w:hAnsi="Times New Roman" w:cs="Times New Roman"/>
            <w:noProof/>
            <w:webHidden/>
            <w:sz w:val="26"/>
            <w:szCs w:val="26"/>
          </w:rPr>
          <w:fldChar w:fldCharType="separate"/>
        </w:r>
        <w:r w:rsidR="003E2725">
          <w:rPr>
            <w:rFonts w:ascii="Times New Roman" w:hAnsi="Times New Roman" w:cs="Times New Roman"/>
            <w:noProof/>
            <w:webHidden/>
            <w:sz w:val="26"/>
            <w:szCs w:val="26"/>
          </w:rPr>
          <w:t>19</w:t>
        </w:r>
        <w:r w:rsidR="001C277D" w:rsidRPr="001C277D">
          <w:rPr>
            <w:rFonts w:ascii="Times New Roman" w:hAnsi="Times New Roman" w:cs="Times New Roman"/>
            <w:noProof/>
            <w:webHidden/>
            <w:sz w:val="26"/>
            <w:szCs w:val="26"/>
          </w:rPr>
          <w:fldChar w:fldCharType="end"/>
        </w:r>
      </w:hyperlink>
    </w:p>
    <w:p w14:paraId="47AC5D22" w14:textId="224267B5" w:rsidR="001C277D" w:rsidRPr="001C277D" w:rsidRDefault="001C277D">
      <w:pPr>
        <w:pStyle w:val="TableofFigures"/>
        <w:tabs>
          <w:tab w:val="right" w:leader="dot" w:pos="9395"/>
        </w:tabs>
        <w:rPr>
          <w:rFonts w:ascii="Times New Roman" w:eastAsiaTheme="minorEastAsia" w:hAnsi="Times New Roman" w:cs="Times New Roman"/>
          <w:i w:val="0"/>
          <w:iCs w:val="0"/>
          <w:noProof/>
          <w:kern w:val="2"/>
          <w:sz w:val="26"/>
          <w:szCs w:val="26"/>
          <w14:ligatures w14:val="standardContextual"/>
        </w:rPr>
      </w:pPr>
      <w:hyperlink w:anchor="_Toc154678696" w:history="1">
        <w:r w:rsidRPr="001C277D">
          <w:rPr>
            <w:rStyle w:val="Hyperlink"/>
            <w:rFonts w:ascii="Times New Roman" w:hAnsi="Times New Roman" w:cs="Times New Roman"/>
            <w:noProof/>
            <w:sz w:val="26"/>
            <w:szCs w:val="26"/>
          </w:rPr>
          <w:t>Hình  2: Usecase Tổng quát</w:t>
        </w:r>
        <w:r w:rsidRPr="001C277D">
          <w:rPr>
            <w:rFonts w:ascii="Times New Roman" w:hAnsi="Times New Roman" w:cs="Times New Roman"/>
            <w:noProof/>
            <w:webHidden/>
            <w:sz w:val="26"/>
            <w:szCs w:val="26"/>
          </w:rPr>
          <w:tab/>
        </w:r>
        <w:r w:rsidRPr="001C277D">
          <w:rPr>
            <w:rFonts w:ascii="Times New Roman" w:hAnsi="Times New Roman" w:cs="Times New Roman"/>
            <w:noProof/>
            <w:webHidden/>
            <w:sz w:val="26"/>
            <w:szCs w:val="26"/>
          </w:rPr>
          <w:fldChar w:fldCharType="begin"/>
        </w:r>
        <w:r w:rsidRPr="001C277D">
          <w:rPr>
            <w:rFonts w:ascii="Times New Roman" w:hAnsi="Times New Roman" w:cs="Times New Roman"/>
            <w:noProof/>
            <w:webHidden/>
            <w:sz w:val="26"/>
            <w:szCs w:val="26"/>
          </w:rPr>
          <w:instrText xml:space="preserve"> PAGEREF _Toc154678696 \h </w:instrText>
        </w:r>
        <w:r w:rsidRPr="001C277D">
          <w:rPr>
            <w:rFonts w:ascii="Times New Roman" w:hAnsi="Times New Roman" w:cs="Times New Roman"/>
            <w:noProof/>
            <w:webHidden/>
            <w:sz w:val="26"/>
            <w:szCs w:val="26"/>
          </w:rPr>
        </w:r>
        <w:r w:rsidRPr="001C277D">
          <w:rPr>
            <w:rFonts w:ascii="Times New Roman" w:hAnsi="Times New Roman" w:cs="Times New Roman"/>
            <w:noProof/>
            <w:webHidden/>
            <w:sz w:val="26"/>
            <w:szCs w:val="26"/>
          </w:rPr>
          <w:fldChar w:fldCharType="separate"/>
        </w:r>
        <w:r w:rsidR="003E2725">
          <w:rPr>
            <w:rFonts w:ascii="Times New Roman" w:hAnsi="Times New Roman" w:cs="Times New Roman"/>
            <w:noProof/>
            <w:webHidden/>
            <w:sz w:val="26"/>
            <w:szCs w:val="26"/>
          </w:rPr>
          <w:t>20</w:t>
        </w:r>
        <w:r w:rsidRPr="001C277D">
          <w:rPr>
            <w:rFonts w:ascii="Times New Roman" w:hAnsi="Times New Roman" w:cs="Times New Roman"/>
            <w:noProof/>
            <w:webHidden/>
            <w:sz w:val="26"/>
            <w:szCs w:val="26"/>
          </w:rPr>
          <w:fldChar w:fldCharType="end"/>
        </w:r>
      </w:hyperlink>
    </w:p>
    <w:p w14:paraId="3A7DC8AE" w14:textId="29D04F4B" w:rsidR="001C277D" w:rsidRPr="001C277D" w:rsidRDefault="001C277D">
      <w:pPr>
        <w:pStyle w:val="TableofFigures"/>
        <w:tabs>
          <w:tab w:val="right" w:leader="dot" w:pos="9395"/>
        </w:tabs>
        <w:rPr>
          <w:rFonts w:ascii="Times New Roman" w:eastAsiaTheme="minorEastAsia" w:hAnsi="Times New Roman" w:cs="Times New Roman"/>
          <w:i w:val="0"/>
          <w:iCs w:val="0"/>
          <w:noProof/>
          <w:kern w:val="2"/>
          <w:sz w:val="26"/>
          <w:szCs w:val="26"/>
          <w14:ligatures w14:val="standardContextual"/>
        </w:rPr>
      </w:pPr>
      <w:hyperlink w:anchor="_Toc154678697" w:history="1">
        <w:r w:rsidRPr="001C277D">
          <w:rPr>
            <w:rStyle w:val="Hyperlink"/>
            <w:rFonts w:ascii="Times New Roman" w:hAnsi="Times New Roman" w:cs="Times New Roman"/>
            <w:noProof/>
            <w:sz w:val="26"/>
            <w:szCs w:val="26"/>
          </w:rPr>
          <w:t>Hình  3: Usecase đăng nhập</w:t>
        </w:r>
        <w:r w:rsidRPr="001C277D">
          <w:rPr>
            <w:rFonts w:ascii="Times New Roman" w:hAnsi="Times New Roman" w:cs="Times New Roman"/>
            <w:noProof/>
            <w:webHidden/>
            <w:sz w:val="26"/>
            <w:szCs w:val="26"/>
          </w:rPr>
          <w:tab/>
        </w:r>
        <w:r w:rsidRPr="001C277D">
          <w:rPr>
            <w:rFonts w:ascii="Times New Roman" w:hAnsi="Times New Roman" w:cs="Times New Roman"/>
            <w:noProof/>
            <w:webHidden/>
            <w:sz w:val="26"/>
            <w:szCs w:val="26"/>
          </w:rPr>
          <w:fldChar w:fldCharType="begin"/>
        </w:r>
        <w:r w:rsidRPr="001C277D">
          <w:rPr>
            <w:rFonts w:ascii="Times New Roman" w:hAnsi="Times New Roman" w:cs="Times New Roman"/>
            <w:noProof/>
            <w:webHidden/>
            <w:sz w:val="26"/>
            <w:szCs w:val="26"/>
          </w:rPr>
          <w:instrText xml:space="preserve"> PAGEREF _Toc154678697 \h </w:instrText>
        </w:r>
        <w:r w:rsidRPr="001C277D">
          <w:rPr>
            <w:rFonts w:ascii="Times New Roman" w:hAnsi="Times New Roman" w:cs="Times New Roman"/>
            <w:noProof/>
            <w:webHidden/>
            <w:sz w:val="26"/>
            <w:szCs w:val="26"/>
          </w:rPr>
        </w:r>
        <w:r w:rsidRPr="001C277D">
          <w:rPr>
            <w:rFonts w:ascii="Times New Roman" w:hAnsi="Times New Roman" w:cs="Times New Roman"/>
            <w:noProof/>
            <w:webHidden/>
            <w:sz w:val="26"/>
            <w:szCs w:val="26"/>
          </w:rPr>
          <w:fldChar w:fldCharType="separate"/>
        </w:r>
        <w:r w:rsidR="003E2725">
          <w:rPr>
            <w:rFonts w:ascii="Times New Roman" w:hAnsi="Times New Roman" w:cs="Times New Roman"/>
            <w:noProof/>
            <w:webHidden/>
            <w:sz w:val="26"/>
            <w:szCs w:val="26"/>
          </w:rPr>
          <w:t>21</w:t>
        </w:r>
        <w:r w:rsidRPr="001C277D">
          <w:rPr>
            <w:rFonts w:ascii="Times New Roman" w:hAnsi="Times New Roman" w:cs="Times New Roman"/>
            <w:noProof/>
            <w:webHidden/>
            <w:sz w:val="26"/>
            <w:szCs w:val="26"/>
          </w:rPr>
          <w:fldChar w:fldCharType="end"/>
        </w:r>
      </w:hyperlink>
    </w:p>
    <w:p w14:paraId="06888133" w14:textId="13979CA3" w:rsidR="001C277D" w:rsidRPr="001C277D" w:rsidRDefault="001C277D">
      <w:pPr>
        <w:pStyle w:val="TableofFigures"/>
        <w:tabs>
          <w:tab w:val="right" w:leader="dot" w:pos="9395"/>
        </w:tabs>
        <w:rPr>
          <w:rFonts w:ascii="Times New Roman" w:eastAsiaTheme="minorEastAsia" w:hAnsi="Times New Roman" w:cs="Times New Roman"/>
          <w:i w:val="0"/>
          <w:iCs w:val="0"/>
          <w:noProof/>
          <w:kern w:val="2"/>
          <w:sz w:val="26"/>
          <w:szCs w:val="26"/>
          <w14:ligatures w14:val="standardContextual"/>
        </w:rPr>
      </w:pPr>
      <w:hyperlink w:anchor="_Toc154678698" w:history="1">
        <w:r w:rsidRPr="001C277D">
          <w:rPr>
            <w:rStyle w:val="Hyperlink"/>
            <w:rFonts w:ascii="Times New Roman" w:hAnsi="Times New Roman" w:cs="Times New Roman"/>
            <w:noProof/>
            <w:sz w:val="26"/>
            <w:szCs w:val="26"/>
          </w:rPr>
          <w:t>Hình  4: Usecase quản lý thông tin tài khoản</w:t>
        </w:r>
        <w:r w:rsidRPr="001C277D">
          <w:rPr>
            <w:rFonts w:ascii="Times New Roman" w:hAnsi="Times New Roman" w:cs="Times New Roman"/>
            <w:noProof/>
            <w:webHidden/>
            <w:sz w:val="26"/>
            <w:szCs w:val="26"/>
          </w:rPr>
          <w:tab/>
        </w:r>
        <w:r w:rsidRPr="001C277D">
          <w:rPr>
            <w:rFonts w:ascii="Times New Roman" w:hAnsi="Times New Roman" w:cs="Times New Roman"/>
            <w:noProof/>
            <w:webHidden/>
            <w:sz w:val="26"/>
            <w:szCs w:val="26"/>
          </w:rPr>
          <w:fldChar w:fldCharType="begin"/>
        </w:r>
        <w:r w:rsidRPr="001C277D">
          <w:rPr>
            <w:rFonts w:ascii="Times New Roman" w:hAnsi="Times New Roman" w:cs="Times New Roman"/>
            <w:noProof/>
            <w:webHidden/>
            <w:sz w:val="26"/>
            <w:szCs w:val="26"/>
          </w:rPr>
          <w:instrText xml:space="preserve"> PAGEREF _Toc154678698 \h </w:instrText>
        </w:r>
        <w:r w:rsidRPr="001C277D">
          <w:rPr>
            <w:rFonts w:ascii="Times New Roman" w:hAnsi="Times New Roman" w:cs="Times New Roman"/>
            <w:noProof/>
            <w:webHidden/>
            <w:sz w:val="26"/>
            <w:szCs w:val="26"/>
          </w:rPr>
        </w:r>
        <w:r w:rsidRPr="001C277D">
          <w:rPr>
            <w:rFonts w:ascii="Times New Roman" w:hAnsi="Times New Roman" w:cs="Times New Roman"/>
            <w:noProof/>
            <w:webHidden/>
            <w:sz w:val="26"/>
            <w:szCs w:val="26"/>
          </w:rPr>
          <w:fldChar w:fldCharType="separate"/>
        </w:r>
        <w:r w:rsidR="003E2725">
          <w:rPr>
            <w:rFonts w:ascii="Times New Roman" w:hAnsi="Times New Roman" w:cs="Times New Roman"/>
            <w:noProof/>
            <w:webHidden/>
            <w:sz w:val="26"/>
            <w:szCs w:val="26"/>
          </w:rPr>
          <w:t>21</w:t>
        </w:r>
        <w:r w:rsidRPr="001C277D">
          <w:rPr>
            <w:rFonts w:ascii="Times New Roman" w:hAnsi="Times New Roman" w:cs="Times New Roman"/>
            <w:noProof/>
            <w:webHidden/>
            <w:sz w:val="26"/>
            <w:szCs w:val="26"/>
          </w:rPr>
          <w:fldChar w:fldCharType="end"/>
        </w:r>
      </w:hyperlink>
    </w:p>
    <w:p w14:paraId="3DD127AB" w14:textId="2EE4309D" w:rsidR="001C277D" w:rsidRPr="001C277D" w:rsidRDefault="001C277D">
      <w:pPr>
        <w:pStyle w:val="TableofFigures"/>
        <w:tabs>
          <w:tab w:val="right" w:leader="dot" w:pos="9395"/>
        </w:tabs>
        <w:rPr>
          <w:rFonts w:ascii="Times New Roman" w:eastAsiaTheme="minorEastAsia" w:hAnsi="Times New Roman" w:cs="Times New Roman"/>
          <w:i w:val="0"/>
          <w:iCs w:val="0"/>
          <w:noProof/>
          <w:kern w:val="2"/>
          <w:sz w:val="26"/>
          <w:szCs w:val="26"/>
          <w14:ligatures w14:val="standardContextual"/>
        </w:rPr>
      </w:pPr>
      <w:hyperlink w:anchor="_Toc154678699" w:history="1">
        <w:r w:rsidRPr="001C277D">
          <w:rPr>
            <w:rStyle w:val="Hyperlink"/>
            <w:rFonts w:ascii="Times New Roman" w:hAnsi="Times New Roman" w:cs="Times New Roman"/>
            <w:noProof/>
            <w:sz w:val="26"/>
            <w:szCs w:val="26"/>
          </w:rPr>
          <w:t>Hình  5: Usecase chỉnh sửa thông tin tài khoản</w:t>
        </w:r>
        <w:r w:rsidRPr="001C277D">
          <w:rPr>
            <w:rFonts w:ascii="Times New Roman" w:hAnsi="Times New Roman" w:cs="Times New Roman"/>
            <w:noProof/>
            <w:webHidden/>
            <w:sz w:val="26"/>
            <w:szCs w:val="26"/>
          </w:rPr>
          <w:tab/>
        </w:r>
        <w:r w:rsidRPr="001C277D">
          <w:rPr>
            <w:rFonts w:ascii="Times New Roman" w:hAnsi="Times New Roman" w:cs="Times New Roman"/>
            <w:noProof/>
            <w:webHidden/>
            <w:sz w:val="26"/>
            <w:szCs w:val="26"/>
          </w:rPr>
          <w:fldChar w:fldCharType="begin"/>
        </w:r>
        <w:r w:rsidRPr="001C277D">
          <w:rPr>
            <w:rFonts w:ascii="Times New Roman" w:hAnsi="Times New Roman" w:cs="Times New Roman"/>
            <w:noProof/>
            <w:webHidden/>
            <w:sz w:val="26"/>
            <w:szCs w:val="26"/>
          </w:rPr>
          <w:instrText xml:space="preserve"> PAGEREF _Toc154678699 \h </w:instrText>
        </w:r>
        <w:r w:rsidRPr="001C277D">
          <w:rPr>
            <w:rFonts w:ascii="Times New Roman" w:hAnsi="Times New Roman" w:cs="Times New Roman"/>
            <w:noProof/>
            <w:webHidden/>
            <w:sz w:val="26"/>
            <w:szCs w:val="26"/>
          </w:rPr>
        </w:r>
        <w:r w:rsidRPr="001C277D">
          <w:rPr>
            <w:rFonts w:ascii="Times New Roman" w:hAnsi="Times New Roman" w:cs="Times New Roman"/>
            <w:noProof/>
            <w:webHidden/>
            <w:sz w:val="26"/>
            <w:szCs w:val="26"/>
          </w:rPr>
          <w:fldChar w:fldCharType="separate"/>
        </w:r>
        <w:r w:rsidR="003E2725">
          <w:rPr>
            <w:rFonts w:ascii="Times New Roman" w:hAnsi="Times New Roman" w:cs="Times New Roman"/>
            <w:noProof/>
            <w:webHidden/>
            <w:sz w:val="26"/>
            <w:szCs w:val="26"/>
          </w:rPr>
          <w:t>22</w:t>
        </w:r>
        <w:r w:rsidRPr="001C277D">
          <w:rPr>
            <w:rFonts w:ascii="Times New Roman" w:hAnsi="Times New Roman" w:cs="Times New Roman"/>
            <w:noProof/>
            <w:webHidden/>
            <w:sz w:val="26"/>
            <w:szCs w:val="26"/>
          </w:rPr>
          <w:fldChar w:fldCharType="end"/>
        </w:r>
      </w:hyperlink>
    </w:p>
    <w:p w14:paraId="1BEB900F" w14:textId="719EA854" w:rsidR="001C277D" w:rsidRPr="001C277D" w:rsidRDefault="001C277D">
      <w:pPr>
        <w:pStyle w:val="TableofFigures"/>
        <w:tabs>
          <w:tab w:val="right" w:leader="dot" w:pos="9395"/>
        </w:tabs>
        <w:rPr>
          <w:rFonts w:ascii="Times New Roman" w:eastAsiaTheme="minorEastAsia" w:hAnsi="Times New Roman" w:cs="Times New Roman"/>
          <w:i w:val="0"/>
          <w:iCs w:val="0"/>
          <w:noProof/>
          <w:kern w:val="2"/>
          <w:sz w:val="26"/>
          <w:szCs w:val="26"/>
          <w14:ligatures w14:val="standardContextual"/>
        </w:rPr>
      </w:pPr>
      <w:hyperlink w:anchor="_Toc154678700" w:history="1">
        <w:r w:rsidRPr="001C277D">
          <w:rPr>
            <w:rStyle w:val="Hyperlink"/>
            <w:rFonts w:ascii="Times New Roman" w:hAnsi="Times New Roman" w:cs="Times New Roman"/>
            <w:noProof/>
            <w:sz w:val="26"/>
            <w:szCs w:val="26"/>
          </w:rPr>
          <w:t>Hình  6: Usecase đổi mật khẩu</w:t>
        </w:r>
        <w:r w:rsidRPr="001C277D">
          <w:rPr>
            <w:rFonts w:ascii="Times New Roman" w:hAnsi="Times New Roman" w:cs="Times New Roman"/>
            <w:noProof/>
            <w:webHidden/>
            <w:sz w:val="26"/>
            <w:szCs w:val="26"/>
          </w:rPr>
          <w:tab/>
        </w:r>
        <w:r w:rsidRPr="001C277D">
          <w:rPr>
            <w:rFonts w:ascii="Times New Roman" w:hAnsi="Times New Roman" w:cs="Times New Roman"/>
            <w:noProof/>
            <w:webHidden/>
            <w:sz w:val="26"/>
            <w:szCs w:val="26"/>
          </w:rPr>
          <w:fldChar w:fldCharType="begin"/>
        </w:r>
        <w:r w:rsidRPr="001C277D">
          <w:rPr>
            <w:rFonts w:ascii="Times New Roman" w:hAnsi="Times New Roman" w:cs="Times New Roman"/>
            <w:noProof/>
            <w:webHidden/>
            <w:sz w:val="26"/>
            <w:szCs w:val="26"/>
          </w:rPr>
          <w:instrText xml:space="preserve"> PAGEREF _Toc154678700 \h </w:instrText>
        </w:r>
        <w:r w:rsidRPr="001C277D">
          <w:rPr>
            <w:rFonts w:ascii="Times New Roman" w:hAnsi="Times New Roman" w:cs="Times New Roman"/>
            <w:noProof/>
            <w:webHidden/>
            <w:sz w:val="26"/>
            <w:szCs w:val="26"/>
          </w:rPr>
        </w:r>
        <w:r w:rsidRPr="001C277D">
          <w:rPr>
            <w:rFonts w:ascii="Times New Roman" w:hAnsi="Times New Roman" w:cs="Times New Roman"/>
            <w:noProof/>
            <w:webHidden/>
            <w:sz w:val="26"/>
            <w:szCs w:val="26"/>
          </w:rPr>
          <w:fldChar w:fldCharType="separate"/>
        </w:r>
        <w:r w:rsidR="003E2725">
          <w:rPr>
            <w:rFonts w:ascii="Times New Roman" w:hAnsi="Times New Roman" w:cs="Times New Roman"/>
            <w:noProof/>
            <w:webHidden/>
            <w:sz w:val="26"/>
            <w:szCs w:val="26"/>
          </w:rPr>
          <w:t>22</w:t>
        </w:r>
        <w:r w:rsidRPr="001C277D">
          <w:rPr>
            <w:rFonts w:ascii="Times New Roman" w:hAnsi="Times New Roman" w:cs="Times New Roman"/>
            <w:noProof/>
            <w:webHidden/>
            <w:sz w:val="26"/>
            <w:szCs w:val="26"/>
          </w:rPr>
          <w:fldChar w:fldCharType="end"/>
        </w:r>
      </w:hyperlink>
    </w:p>
    <w:p w14:paraId="3702471F" w14:textId="6AFC5370" w:rsidR="001C277D" w:rsidRPr="001C277D" w:rsidRDefault="001C277D">
      <w:pPr>
        <w:pStyle w:val="TableofFigures"/>
        <w:tabs>
          <w:tab w:val="right" w:leader="dot" w:pos="9395"/>
        </w:tabs>
        <w:rPr>
          <w:rFonts w:ascii="Times New Roman" w:eastAsiaTheme="minorEastAsia" w:hAnsi="Times New Roman" w:cs="Times New Roman"/>
          <w:i w:val="0"/>
          <w:iCs w:val="0"/>
          <w:noProof/>
          <w:kern w:val="2"/>
          <w:sz w:val="26"/>
          <w:szCs w:val="26"/>
          <w14:ligatures w14:val="standardContextual"/>
        </w:rPr>
      </w:pPr>
      <w:hyperlink w:anchor="_Toc154678701" w:history="1">
        <w:r w:rsidRPr="001C277D">
          <w:rPr>
            <w:rStyle w:val="Hyperlink"/>
            <w:rFonts w:ascii="Times New Roman" w:hAnsi="Times New Roman" w:cs="Times New Roman"/>
            <w:noProof/>
            <w:sz w:val="26"/>
            <w:szCs w:val="26"/>
          </w:rPr>
          <w:t>Hình  7: Sơ đồ Diagram trong MSSQL</w:t>
        </w:r>
        <w:r w:rsidRPr="001C277D">
          <w:rPr>
            <w:rFonts w:ascii="Times New Roman" w:hAnsi="Times New Roman" w:cs="Times New Roman"/>
            <w:noProof/>
            <w:webHidden/>
            <w:sz w:val="26"/>
            <w:szCs w:val="26"/>
          </w:rPr>
          <w:tab/>
        </w:r>
        <w:r w:rsidRPr="001C277D">
          <w:rPr>
            <w:rFonts w:ascii="Times New Roman" w:hAnsi="Times New Roman" w:cs="Times New Roman"/>
            <w:noProof/>
            <w:webHidden/>
            <w:sz w:val="26"/>
            <w:szCs w:val="26"/>
          </w:rPr>
          <w:fldChar w:fldCharType="begin"/>
        </w:r>
        <w:r w:rsidRPr="001C277D">
          <w:rPr>
            <w:rFonts w:ascii="Times New Roman" w:hAnsi="Times New Roman" w:cs="Times New Roman"/>
            <w:noProof/>
            <w:webHidden/>
            <w:sz w:val="26"/>
            <w:szCs w:val="26"/>
          </w:rPr>
          <w:instrText xml:space="preserve"> PAGEREF _Toc154678701 \h </w:instrText>
        </w:r>
        <w:r w:rsidRPr="001C277D">
          <w:rPr>
            <w:rFonts w:ascii="Times New Roman" w:hAnsi="Times New Roman" w:cs="Times New Roman"/>
            <w:noProof/>
            <w:webHidden/>
            <w:sz w:val="26"/>
            <w:szCs w:val="26"/>
          </w:rPr>
        </w:r>
        <w:r w:rsidRPr="001C277D">
          <w:rPr>
            <w:rFonts w:ascii="Times New Roman" w:hAnsi="Times New Roman" w:cs="Times New Roman"/>
            <w:noProof/>
            <w:webHidden/>
            <w:sz w:val="26"/>
            <w:szCs w:val="26"/>
          </w:rPr>
          <w:fldChar w:fldCharType="separate"/>
        </w:r>
        <w:r w:rsidR="003E2725">
          <w:rPr>
            <w:rFonts w:ascii="Times New Roman" w:hAnsi="Times New Roman" w:cs="Times New Roman"/>
            <w:noProof/>
            <w:webHidden/>
            <w:sz w:val="26"/>
            <w:szCs w:val="26"/>
          </w:rPr>
          <w:t>23</w:t>
        </w:r>
        <w:r w:rsidRPr="001C277D">
          <w:rPr>
            <w:rFonts w:ascii="Times New Roman" w:hAnsi="Times New Roman" w:cs="Times New Roman"/>
            <w:noProof/>
            <w:webHidden/>
            <w:sz w:val="26"/>
            <w:szCs w:val="26"/>
          </w:rPr>
          <w:fldChar w:fldCharType="end"/>
        </w:r>
      </w:hyperlink>
    </w:p>
    <w:p w14:paraId="6D6F4886" w14:textId="1297034F" w:rsidR="001C277D" w:rsidRPr="001C277D" w:rsidRDefault="001C277D">
      <w:pPr>
        <w:pStyle w:val="TableofFigures"/>
        <w:tabs>
          <w:tab w:val="right" w:leader="dot" w:pos="9395"/>
        </w:tabs>
        <w:rPr>
          <w:rFonts w:ascii="Times New Roman" w:eastAsiaTheme="minorEastAsia" w:hAnsi="Times New Roman" w:cs="Times New Roman"/>
          <w:i w:val="0"/>
          <w:iCs w:val="0"/>
          <w:noProof/>
          <w:kern w:val="2"/>
          <w:sz w:val="26"/>
          <w:szCs w:val="26"/>
          <w14:ligatures w14:val="standardContextual"/>
        </w:rPr>
      </w:pPr>
      <w:hyperlink w:anchor="_Toc154678702" w:history="1">
        <w:r w:rsidRPr="001C277D">
          <w:rPr>
            <w:rStyle w:val="Hyperlink"/>
            <w:rFonts w:ascii="Times New Roman" w:hAnsi="Times New Roman" w:cs="Times New Roman"/>
            <w:noProof/>
            <w:sz w:val="26"/>
            <w:szCs w:val="26"/>
          </w:rPr>
          <w:t>Hình  8: Giao diện Trang chủ</w:t>
        </w:r>
        <w:r w:rsidRPr="001C277D">
          <w:rPr>
            <w:rFonts w:ascii="Times New Roman" w:hAnsi="Times New Roman" w:cs="Times New Roman"/>
            <w:noProof/>
            <w:webHidden/>
            <w:sz w:val="26"/>
            <w:szCs w:val="26"/>
          </w:rPr>
          <w:tab/>
        </w:r>
        <w:r w:rsidRPr="001C277D">
          <w:rPr>
            <w:rFonts w:ascii="Times New Roman" w:hAnsi="Times New Roman" w:cs="Times New Roman"/>
            <w:noProof/>
            <w:webHidden/>
            <w:sz w:val="26"/>
            <w:szCs w:val="26"/>
          </w:rPr>
          <w:fldChar w:fldCharType="begin"/>
        </w:r>
        <w:r w:rsidRPr="001C277D">
          <w:rPr>
            <w:rFonts w:ascii="Times New Roman" w:hAnsi="Times New Roman" w:cs="Times New Roman"/>
            <w:noProof/>
            <w:webHidden/>
            <w:sz w:val="26"/>
            <w:szCs w:val="26"/>
          </w:rPr>
          <w:instrText xml:space="preserve"> PAGEREF _Toc154678702 \h </w:instrText>
        </w:r>
        <w:r w:rsidRPr="001C277D">
          <w:rPr>
            <w:rFonts w:ascii="Times New Roman" w:hAnsi="Times New Roman" w:cs="Times New Roman"/>
            <w:noProof/>
            <w:webHidden/>
            <w:sz w:val="26"/>
            <w:szCs w:val="26"/>
          </w:rPr>
        </w:r>
        <w:r w:rsidRPr="001C277D">
          <w:rPr>
            <w:rFonts w:ascii="Times New Roman" w:hAnsi="Times New Roman" w:cs="Times New Roman"/>
            <w:noProof/>
            <w:webHidden/>
            <w:sz w:val="26"/>
            <w:szCs w:val="26"/>
          </w:rPr>
          <w:fldChar w:fldCharType="separate"/>
        </w:r>
        <w:r w:rsidR="003E2725">
          <w:rPr>
            <w:rFonts w:ascii="Times New Roman" w:hAnsi="Times New Roman" w:cs="Times New Roman"/>
            <w:noProof/>
            <w:webHidden/>
            <w:sz w:val="26"/>
            <w:szCs w:val="26"/>
          </w:rPr>
          <w:t>26</w:t>
        </w:r>
        <w:r w:rsidRPr="001C277D">
          <w:rPr>
            <w:rFonts w:ascii="Times New Roman" w:hAnsi="Times New Roman" w:cs="Times New Roman"/>
            <w:noProof/>
            <w:webHidden/>
            <w:sz w:val="26"/>
            <w:szCs w:val="26"/>
          </w:rPr>
          <w:fldChar w:fldCharType="end"/>
        </w:r>
      </w:hyperlink>
    </w:p>
    <w:p w14:paraId="613E3BD5" w14:textId="6B1103B5" w:rsidR="001C277D" w:rsidRPr="001C277D" w:rsidRDefault="001C277D">
      <w:pPr>
        <w:pStyle w:val="TableofFigures"/>
        <w:tabs>
          <w:tab w:val="right" w:leader="dot" w:pos="9395"/>
        </w:tabs>
        <w:rPr>
          <w:rFonts w:ascii="Times New Roman" w:eastAsiaTheme="minorEastAsia" w:hAnsi="Times New Roman" w:cs="Times New Roman"/>
          <w:i w:val="0"/>
          <w:iCs w:val="0"/>
          <w:noProof/>
          <w:kern w:val="2"/>
          <w:sz w:val="26"/>
          <w:szCs w:val="26"/>
          <w14:ligatures w14:val="standardContextual"/>
        </w:rPr>
      </w:pPr>
      <w:hyperlink w:anchor="_Toc154678703" w:history="1">
        <w:r w:rsidRPr="001C277D">
          <w:rPr>
            <w:rStyle w:val="Hyperlink"/>
            <w:rFonts w:ascii="Times New Roman" w:hAnsi="Times New Roman" w:cs="Times New Roman"/>
            <w:noProof/>
            <w:sz w:val="26"/>
            <w:szCs w:val="26"/>
          </w:rPr>
          <w:t>Hình  9: Giao diện trang Đăng Nhập</w:t>
        </w:r>
        <w:r w:rsidRPr="001C277D">
          <w:rPr>
            <w:rFonts w:ascii="Times New Roman" w:hAnsi="Times New Roman" w:cs="Times New Roman"/>
            <w:noProof/>
            <w:webHidden/>
            <w:sz w:val="26"/>
            <w:szCs w:val="26"/>
          </w:rPr>
          <w:tab/>
        </w:r>
        <w:r w:rsidRPr="001C277D">
          <w:rPr>
            <w:rFonts w:ascii="Times New Roman" w:hAnsi="Times New Roman" w:cs="Times New Roman"/>
            <w:noProof/>
            <w:webHidden/>
            <w:sz w:val="26"/>
            <w:szCs w:val="26"/>
          </w:rPr>
          <w:fldChar w:fldCharType="begin"/>
        </w:r>
        <w:r w:rsidRPr="001C277D">
          <w:rPr>
            <w:rFonts w:ascii="Times New Roman" w:hAnsi="Times New Roman" w:cs="Times New Roman"/>
            <w:noProof/>
            <w:webHidden/>
            <w:sz w:val="26"/>
            <w:szCs w:val="26"/>
          </w:rPr>
          <w:instrText xml:space="preserve"> PAGEREF _Toc154678703 \h </w:instrText>
        </w:r>
        <w:r w:rsidRPr="001C277D">
          <w:rPr>
            <w:rFonts w:ascii="Times New Roman" w:hAnsi="Times New Roman" w:cs="Times New Roman"/>
            <w:noProof/>
            <w:webHidden/>
            <w:sz w:val="26"/>
            <w:szCs w:val="26"/>
          </w:rPr>
        </w:r>
        <w:r w:rsidRPr="001C277D">
          <w:rPr>
            <w:rFonts w:ascii="Times New Roman" w:hAnsi="Times New Roman" w:cs="Times New Roman"/>
            <w:noProof/>
            <w:webHidden/>
            <w:sz w:val="26"/>
            <w:szCs w:val="26"/>
          </w:rPr>
          <w:fldChar w:fldCharType="separate"/>
        </w:r>
        <w:r w:rsidR="003E2725">
          <w:rPr>
            <w:rFonts w:ascii="Times New Roman" w:hAnsi="Times New Roman" w:cs="Times New Roman"/>
            <w:noProof/>
            <w:webHidden/>
            <w:sz w:val="26"/>
            <w:szCs w:val="26"/>
          </w:rPr>
          <w:t>27</w:t>
        </w:r>
        <w:r w:rsidRPr="001C277D">
          <w:rPr>
            <w:rFonts w:ascii="Times New Roman" w:hAnsi="Times New Roman" w:cs="Times New Roman"/>
            <w:noProof/>
            <w:webHidden/>
            <w:sz w:val="26"/>
            <w:szCs w:val="26"/>
          </w:rPr>
          <w:fldChar w:fldCharType="end"/>
        </w:r>
      </w:hyperlink>
    </w:p>
    <w:p w14:paraId="2B8A3DA9" w14:textId="45A71827" w:rsidR="001C277D" w:rsidRPr="001C277D" w:rsidRDefault="001C277D">
      <w:pPr>
        <w:pStyle w:val="TableofFigures"/>
        <w:tabs>
          <w:tab w:val="right" w:leader="dot" w:pos="9395"/>
        </w:tabs>
        <w:rPr>
          <w:rFonts w:ascii="Times New Roman" w:eastAsiaTheme="minorEastAsia" w:hAnsi="Times New Roman" w:cs="Times New Roman"/>
          <w:i w:val="0"/>
          <w:iCs w:val="0"/>
          <w:noProof/>
          <w:kern w:val="2"/>
          <w:sz w:val="26"/>
          <w:szCs w:val="26"/>
          <w14:ligatures w14:val="standardContextual"/>
        </w:rPr>
      </w:pPr>
      <w:hyperlink w:anchor="_Toc154678704" w:history="1">
        <w:r w:rsidRPr="001C277D">
          <w:rPr>
            <w:rStyle w:val="Hyperlink"/>
            <w:rFonts w:ascii="Times New Roman" w:hAnsi="Times New Roman" w:cs="Times New Roman"/>
            <w:noProof/>
            <w:sz w:val="26"/>
            <w:szCs w:val="26"/>
          </w:rPr>
          <w:t>Hình  10: Giao diện trang Đăng ký</w:t>
        </w:r>
        <w:r w:rsidRPr="001C277D">
          <w:rPr>
            <w:rFonts w:ascii="Times New Roman" w:hAnsi="Times New Roman" w:cs="Times New Roman"/>
            <w:noProof/>
            <w:webHidden/>
            <w:sz w:val="26"/>
            <w:szCs w:val="26"/>
          </w:rPr>
          <w:tab/>
        </w:r>
        <w:r w:rsidRPr="001C277D">
          <w:rPr>
            <w:rFonts w:ascii="Times New Roman" w:hAnsi="Times New Roman" w:cs="Times New Roman"/>
            <w:noProof/>
            <w:webHidden/>
            <w:sz w:val="26"/>
            <w:szCs w:val="26"/>
          </w:rPr>
          <w:fldChar w:fldCharType="begin"/>
        </w:r>
        <w:r w:rsidRPr="001C277D">
          <w:rPr>
            <w:rFonts w:ascii="Times New Roman" w:hAnsi="Times New Roman" w:cs="Times New Roman"/>
            <w:noProof/>
            <w:webHidden/>
            <w:sz w:val="26"/>
            <w:szCs w:val="26"/>
          </w:rPr>
          <w:instrText xml:space="preserve"> PAGEREF _Toc154678704 \h </w:instrText>
        </w:r>
        <w:r w:rsidRPr="001C277D">
          <w:rPr>
            <w:rFonts w:ascii="Times New Roman" w:hAnsi="Times New Roman" w:cs="Times New Roman"/>
            <w:noProof/>
            <w:webHidden/>
            <w:sz w:val="26"/>
            <w:szCs w:val="26"/>
          </w:rPr>
        </w:r>
        <w:r w:rsidRPr="001C277D">
          <w:rPr>
            <w:rFonts w:ascii="Times New Roman" w:hAnsi="Times New Roman" w:cs="Times New Roman"/>
            <w:noProof/>
            <w:webHidden/>
            <w:sz w:val="26"/>
            <w:szCs w:val="26"/>
          </w:rPr>
          <w:fldChar w:fldCharType="separate"/>
        </w:r>
        <w:r w:rsidR="003E2725">
          <w:rPr>
            <w:rFonts w:ascii="Times New Roman" w:hAnsi="Times New Roman" w:cs="Times New Roman"/>
            <w:noProof/>
            <w:webHidden/>
            <w:sz w:val="26"/>
            <w:szCs w:val="26"/>
          </w:rPr>
          <w:t>28</w:t>
        </w:r>
        <w:r w:rsidRPr="001C277D">
          <w:rPr>
            <w:rFonts w:ascii="Times New Roman" w:hAnsi="Times New Roman" w:cs="Times New Roman"/>
            <w:noProof/>
            <w:webHidden/>
            <w:sz w:val="26"/>
            <w:szCs w:val="26"/>
          </w:rPr>
          <w:fldChar w:fldCharType="end"/>
        </w:r>
      </w:hyperlink>
    </w:p>
    <w:p w14:paraId="716C49B8" w14:textId="2D5B72D2" w:rsidR="001C277D" w:rsidRPr="001C277D" w:rsidRDefault="001C277D">
      <w:pPr>
        <w:pStyle w:val="TableofFigures"/>
        <w:tabs>
          <w:tab w:val="right" w:leader="dot" w:pos="9395"/>
        </w:tabs>
        <w:rPr>
          <w:rFonts w:ascii="Times New Roman" w:eastAsiaTheme="minorEastAsia" w:hAnsi="Times New Roman" w:cs="Times New Roman"/>
          <w:i w:val="0"/>
          <w:iCs w:val="0"/>
          <w:noProof/>
          <w:kern w:val="2"/>
          <w:sz w:val="26"/>
          <w:szCs w:val="26"/>
          <w14:ligatures w14:val="standardContextual"/>
        </w:rPr>
      </w:pPr>
      <w:hyperlink w:anchor="_Toc154678705" w:history="1">
        <w:r w:rsidRPr="001C277D">
          <w:rPr>
            <w:rStyle w:val="Hyperlink"/>
            <w:rFonts w:ascii="Times New Roman" w:hAnsi="Times New Roman" w:cs="Times New Roman"/>
            <w:noProof/>
            <w:sz w:val="26"/>
            <w:szCs w:val="26"/>
          </w:rPr>
          <w:t>Hình  11: Giao diện trang upload hóa đơn</w:t>
        </w:r>
        <w:r w:rsidRPr="001C277D">
          <w:rPr>
            <w:rFonts w:ascii="Times New Roman" w:hAnsi="Times New Roman" w:cs="Times New Roman"/>
            <w:noProof/>
            <w:webHidden/>
            <w:sz w:val="26"/>
            <w:szCs w:val="26"/>
          </w:rPr>
          <w:tab/>
        </w:r>
        <w:r w:rsidRPr="001C277D">
          <w:rPr>
            <w:rFonts w:ascii="Times New Roman" w:hAnsi="Times New Roman" w:cs="Times New Roman"/>
            <w:noProof/>
            <w:webHidden/>
            <w:sz w:val="26"/>
            <w:szCs w:val="26"/>
          </w:rPr>
          <w:fldChar w:fldCharType="begin"/>
        </w:r>
        <w:r w:rsidRPr="001C277D">
          <w:rPr>
            <w:rFonts w:ascii="Times New Roman" w:hAnsi="Times New Roman" w:cs="Times New Roman"/>
            <w:noProof/>
            <w:webHidden/>
            <w:sz w:val="26"/>
            <w:szCs w:val="26"/>
          </w:rPr>
          <w:instrText xml:space="preserve"> PAGEREF _Toc154678705 \h </w:instrText>
        </w:r>
        <w:r w:rsidRPr="001C277D">
          <w:rPr>
            <w:rFonts w:ascii="Times New Roman" w:hAnsi="Times New Roman" w:cs="Times New Roman"/>
            <w:noProof/>
            <w:webHidden/>
            <w:sz w:val="26"/>
            <w:szCs w:val="26"/>
          </w:rPr>
        </w:r>
        <w:r w:rsidRPr="001C277D">
          <w:rPr>
            <w:rFonts w:ascii="Times New Roman" w:hAnsi="Times New Roman" w:cs="Times New Roman"/>
            <w:noProof/>
            <w:webHidden/>
            <w:sz w:val="26"/>
            <w:szCs w:val="26"/>
          </w:rPr>
          <w:fldChar w:fldCharType="separate"/>
        </w:r>
        <w:r w:rsidR="003E2725">
          <w:rPr>
            <w:rFonts w:ascii="Times New Roman" w:hAnsi="Times New Roman" w:cs="Times New Roman"/>
            <w:noProof/>
            <w:webHidden/>
            <w:sz w:val="26"/>
            <w:szCs w:val="26"/>
          </w:rPr>
          <w:t>29</w:t>
        </w:r>
        <w:r w:rsidRPr="001C277D">
          <w:rPr>
            <w:rFonts w:ascii="Times New Roman" w:hAnsi="Times New Roman" w:cs="Times New Roman"/>
            <w:noProof/>
            <w:webHidden/>
            <w:sz w:val="26"/>
            <w:szCs w:val="26"/>
          </w:rPr>
          <w:fldChar w:fldCharType="end"/>
        </w:r>
      </w:hyperlink>
    </w:p>
    <w:p w14:paraId="62550310" w14:textId="3AA1C2EE" w:rsidR="001C277D" w:rsidRPr="001C277D" w:rsidRDefault="001C277D">
      <w:pPr>
        <w:pStyle w:val="TableofFigures"/>
        <w:tabs>
          <w:tab w:val="right" w:leader="dot" w:pos="9395"/>
        </w:tabs>
        <w:rPr>
          <w:rFonts w:ascii="Times New Roman" w:eastAsiaTheme="minorEastAsia" w:hAnsi="Times New Roman" w:cs="Times New Roman"/>
          <w:i w:val="0"/>
          <w:iCs w:val="0"/>
          <w:noProof/>
          <w:kern w:val="2"/>
          <w:sz w:val="26"/>
          <w:szCs w:val="26"/>
          <w14:ligatures w14:val="standardContextual"/>
        </w:rPr>
      </w:pPr>
      <w:hyperlink w:anchor="_Toc154678706" w:history="1">
        <w:r w:rsidRPr="001C277D">
          <w:rPr>
            <w:rStyle w:val="Hyperlink"/>
            <w:rFonts w:ascii="Times New Roman" w:hAnsi="Times New Roman" w:cs="Times New Roman"/>
            <w:noProof/>
            <w:sz w:val="26"/>
            <w:szCs w:val="26"/>
          </w:rPr>
          <w:t>Hình  12: Giao diện trang phân tích dữ liệu</w:t>
        </w:r>
        <w:r w:rsidRPr="001C277D">
          <w:rPr>
            <w:rFonts w:ascii="Times New Roman" w:hAnsi="Times New Roman" w:cs="Times New Roman"/>
            <w:noProof/>
            <w:webHidden/>
            <w:sz w:val="26"/>
            <w:szCs w:val="26"/>
          </w:rPr>
          <w:tab/>
        </w:r>
        <w:r w:rsidRPr="001C277D">
          <w:rPr>
            <w:rFonts w:ascii="Times New Roman" w:hAnsi="Times New Roman" w:cs="Times New Roman"/>
            <w:noProof/>
            <w:webHidden/>
            <w:sz w:val="26"/>
            <w:szCs w:val="26"/>
          </w:rPr>
          <w:fldChar w:fldCharType="begin"/>
        </w:r>
        <w:r w:rsidRPr="001C277D">
          <w:rPr>
            <w:rFonts w:ascii="Times New Roman" w:hAnsi="Times New Roman" w:cs="Times New Roman"/>
            <w:noProof/>
            <w:webHidden/>
            <w:sz w:val="26"/>
            <w:szCs w:val="26"/>
          </w:rPr>
          <w:instrText xml:space="preserve"> PAGEREF _Toc154678706 \h </w:instrText>
        </w:r>
        <w:r w:rsidRPr="001C277D">
          <w:rPr>
            <w:rFonts w:ascii="Times New Roman" w:hAnsi="Times New Roman" w:cs="Times New Roman"/>
            <w:noProof/>
            <w:webHidden/>
            <w:sz w:val="26"/>
            <w:szCs w:val="26"/>
          </w:rPr>
        </w:r>
        <w:r w:rsidRPr="001C277D">
          <w:rPr>
            <w:rFonts w:ascii="Times New Roman" w:hAnsi="Times New Roman" w:cs="Times New Roman"/>
            <w:noProof/>
            <w:webHidden/>
            <w:sz w:val="26"/>
            <w:szCs w:val="26"/>
          </w:rPr>
          <w:fldChar w:fldCharType="separate"/>
        </w:r>
        <w:r w:rsidR="003E2725">
          <w:rPr>
            <w:rFonts w:ascii="Times New Roman" w:hAnsi="Times New Roman" w:cs="Times New Roman"/>
            <w:noProof/>
            <w:webHidden/>
            <w:sz w:val="26"/>
            <w:szCs w:val="26"/>
          </w:rPr>
          <w:t>30</w:t>
        </w:r>
        <w:r w:rsidRPr="001C277D">
          <w:rPr>
            <w:rFonts w:ascii="Times New Roman" w:hAnsi="Times New Roman" w:cs="Times New Roman"/>
            <w:noProof/>
            <w:webHidden/>
            <w:sz w:val="26"/>
            <w:szCs w:val="26"/>
          </w:rPr>
          <w:fldChar w:fldCharType="end"/>
        </w:r>
      </w:hyperlink>
    </w:p>
    <w:p w14:paraId="72637A51" w14:textId="62830208" w:rsidR="001C277D" w:rsidRPr="001C277D" w:rsidRDefault="001C277D">
      <w:pPr>
        <w:pStyle w:val="TableofFigures"/>
        <w:tabs>
          <w:tab w:val="right" w:leader="dot" w:pos="9395"/>
        </w:tabs>
        <w:rPr>
          <w:rFonts w:ascii="Times New Roman" w:eastAsiaTheme="minorEastAsia" w:hAnsi="Times New Roman" w:cs="Times New Roman"/>
          <w:i w:val="0"/>
          <w:iCs w:val="0"/>
          <w:noProof/>
          <w:kern w:val="2"/>
          <w:sz w:val="26"/>
          <w:szCs w:val="26"/>
          <w14:ligatures w14:val="standardContextual"/>
        </w:rPr>
      </w:pPr>
      <w:hyperlink w:anchor="_Toc154678707" w:history="1">
        <w:r w:rsidRPr="001C277D">
          <w:rPr>
            <w:rStyle w:val="Hyperlink"/>
            <w:rFonts w:ascii="Times New Roman" w:hAnsi="Times New Roman" w:cs="Times New Roman"/>
            <w:noProof/>
            <w:sz w:val="26"/>
            <w:szCs w:val="26"/>
          </w:rPr>
          <w:t>Hình  13: Giao diện về chúng tôi</w:t>
        </w:r>
        <w:r w:rsidRPr="001C277D">
          <w:rPr>
            <w:rFonts w:ascii="Times New Roman" w:hAnsi="Times New Roman" w:cs="Times New Roman"/>
            <w:noProof/>
            <w:webHidden/>
            <w:sz w:val="26"/>
            <w:szCs w:val="26"/>
          </w:rPr>
          <w:tab/>
        </w:r>
        <w:r w:rsidRPr="001C277D">
          <w:rPr>
            <w:rFonts w:ascii="Times New Roman" w:hAnsi="Times New Roman" w:cs="Times New Roman"/>
            <w:noProof/>
            <w:webHidden/>
            <w:sz w:val="26"/>
            <w:szCs w:val="26"/>
          </w:rPr>
          <w:fldChar w:fldCharType="begin"/>
        </w:r>
        <w:r w:rsidRPr="001C277D">
          <w:rPr>
            <w:rFonts w:ascii="Times New Roman" w:hAnsi="Times New Roman" w:cs="Times New Roman"/>
            <w:noProof/>
            <w:webHidden/>
            <w:sz w:val="26"/>
            <w:szCs w:val="26"/>
          </w:rPr>
          <w:instrText xml:space="preserve"> PAGEREF _Toc154678707 \h </w:instrText>
        </w:r>
        <w:r w:rsidRPr="001C277D">
          <w:rPr>
            <w:rFonts w:ascii="Times New Roman" w:hAnsi="Times New Roman" w:cs="Times New Roman"/>
            <w:noProof/>
            <w:webHidden/>
            <w:sz w:val="26"/>
            <w:szCs w:val="26"/>
          </w:rPr>
        </w:r>
        <w:r w:rsidRPr="001C277D">
          <w:rPr>
            <w:rFonts w:ascii="Times New Roman" w:hAnsi="Times New Roman" w:cs="Times New Roman"/>
            <w:noProof/>
            <w:webHidden/>
            <w:sz w:val="26"/>
            <w:szCs w:val="26"/>
          </w:rPr>
          <w:fldChar w:fldCharType="separate"/>
        </w:r>
        <w:r w:rsidR="003E2725">
          <w:rPr>
            <w:rFonts w:ascii="Times New Roman" w:hAnsi="Times New Roman" w:cs="Times New Roman"/>
            <w:noProof/>
            <w:webHidden/>
            <w:sz w:val="26"/>
            <w:szCs w:val="26"/>
          </w:rPr>
          <w:t>31</w:t>
        </w:r>
        <w:r w:rsidRPr="001C277D">
          <w:rPr>
            <w:rFonts w:ascii="Times New Roman" w:hAnsi="Times New Roman" w:cs="Times New Roman"/>
            <w:noProof/>
            <w:webHidden/>
            <w:sz w:val="26"/>
            <w:szCs w:val="26"/>
          </w:rPr>
          <w:fldChar w:fldCharType="end"/>
        </w:r>
      </w:hyperlink>
    </w:p>
    <w:p w14:paraId="6D5858C7" w14:textId="162B6A80" w:rsidR="001C277D" w:rsidRPr="001C277D" w:rsidRDefault="001C277D">
      <w:pPr>
        <w:pStyle w:val="TableofFigures"/>
        <w:tabs>
          <w:tab w:val="right" w:leader="dot" w:pos="9395"/>
        </w:tabs>
        <w:rPr>
          <w:rFonts w:ascii="Times New Roman" w:eastAsiaTheme="minorEastAsia" w:hAnsi="Times New Roman" w:cs="Times New Roman"/>
          <w:i w:val="0"/>
          <w:iCs w:val="0"/>
          <w:noProof/>
          <w:kern w:val="2"/>
          <w:sz w:val="26"/>
          <w:szCs w:val="26"/>
          <w14:ligatures w14:val="standardContextual"/>
        </w:rPr>
      </w:pPr>
      <w:hyperlink w:anchor="_Toc154678708" w:history="1">
        <w:r w:rsidRPr="001C277D">
          <w:rPr>
            <w:rStyle w:val="Hyperlink"/>
            <w:rFonts w:ascii="Times New Roman" w:hAnsi="Times New Roman" w:cs="Times New Roman"/>
            <w:noProof/>
            <w:sz w:val="26"/>
            <w:szCs w:val="26"/>
          </w:rPr>
          <w:t>Hình  14: Giao diện trang Đăng nhập tài khoản Admin</w:t>
        </w:r>
        <w:r w:rsidRPr="001C277D">
          <w:rPr>
            <w:rFonts w:ascii="Times New Roman" w:hAnsi="Times New Roman" w:cs="Times New Roman"/>
            <w:noProof/>
            <w:webHidden/>
            <w:sz w:val="26"/>
            <w:szCs w:val="26"/>
          </w:rPr>
          <w:tab/>
        </w:r>
        <w:r w:rsidRPr="001C277D">
          <w:rPr>
            <w:rFonts w:ascii="Times New Roman" w:hAnsi="Times New Roman" w:cs="Times New Roman"/>
            <w:noProof/>
            <w:webHidden/>
            <w:sz w:val="26"/>
            <w:szCs w:val="26"/>
          </w:rPr>
          <w:fldChar w:fldCharType="begin"/>
        </w:r>
        <w:r w:rsidRPr="001C277D">
          <w:rPr>
            <w:rFonts w:ascii="Times New Roman" w:hAnsi="Times New Roman" w:cs="Times New Roman"/>
            <w:noProof/>
            <w:webHidden/>
            <w:sz w:val="26"/>
            <w:szCs w:val="26"/>
          </w:rPr>
          <w:instrText xml:space="preserve"> PAGEREF _Toc154678708 \h </w:instrText>
        </w:r>
        <w:r w:rsidRPr="001C277D">
          <w:rPr>
            <w:rFonts w:ascii="Times New Roman" w:hAnsi="Times New Roman" w:cs="Times New Roman"/>
            <w:noProof/>
            <w:webHidden/>
            <w:sz w:val="26"/>
            <w:szCs w:val="26"/>
          </w:rPr>
        </w:r>
        <w:r w:rsidRPr="001C277D">
          <w:rPr>
            <w:rFonts w:ascii="Times New Roman" w:hAnsi="Times New Roman" w:cs="Times New Roman"/>
            <w:noProof/>
            <w:webHidden/>
            <w:sz w:val="26"/>
            <w:szCs w:val="26"/>
          </w:rPr>
          <w:fldChar w:fldCharType="separate"/>
        </w:r>
        <w:r w:rsidR="003E2725">
          <w:rPr>
            <w:rFonts w:ascii="Times New Roman" w:hAnsi="Times New Roman" w:cs="Times New Roman"/>
            <w:noProof/>
            <w:webHidden/>
            <w:sz w:val="26"/>
            <w:szCs w:val="26"/>
          </w:rPr>
          <w:t>32</w:t>
        </w:r>
        <w:r w:rsidRPr="001C277D">
          <w:rPr>
            <w:rFonts w:ascii="Times New Roman" w:hAnsi="Times New Roman" w:cs="Times New Roman"/>
            <w:noProof/>
            <w:webHidden/>
            <w:sz w:val="26"/>
            <w:szCs w:val="26"/>
          </w:rPr>
          <w:fldChar w:fldCharType="end"/>
        </w:r>
      </w:hyperlink>
    </w:p>
    <w:p w14:paraId="7152C519" w14:textId="3BFE2592" w:rsidR="001C277D" w:rsidRPr="001C277D" w:rsidRDefault="001C277D">
      <w:pPr>
        <w:pStyle w:val="TableofFigures"/>
        <w:tabs>
          <w:tab w:val="right" w:leader="dot" w:pos="9395"/>
        </w:tabs>
        <w:rPr>
          <w:rFonts w:ascii="Times New Roman" w:eastAsiaTheme="minorEastAsia" w:hAnsi="Times New Roman" w:cs="Times New Roman"/>
          <w:i w:val="0"/>
          <w:iCs w:val="0"/>
          <w:noProof/>
          <w:kern w:val="2"/>
          <w:sz w:val="26"/>
          <w:szCs w:val="26"/>
          <w14:ligatures w14:val="standardContextual"/>
        </w:rPr>
      </w:pPr>
      <w:hyperlink w:anchor="_Toc154678709" w:history="1">
        <w:r w:rsidRPr="001C277D">
          <w:rPr>
            <w:rStyle w:val="Hyperlink"/>
            <w:rFonts w:ascii="Times New Roman" w:hAnsi="Times New Roman" w:cs="Times New Roman"/>
            <w:noProof/>
            <w:sz w:val="26"/>
            <w:szCs w:val="26"/>
          </w:rPr>
          <w:t>Hình  15: Giao diện trang chủ Admin</w:t>
        </w:r>
        <w:r w:rsidRPr="001C277D">
          <w:rPr>
            <w:rFonts w:ascii="Times New Roman" w:hAnsi="Times New Roman" w:cs="Times New Roman"/>
            <w:noProof/>
            <w:webHidden/>
            <w:sz w:val="26"/>
            <w:szCs w:val="26"/>
          </w:rPr>
          <w:tab/>
        </w:r>
        <w:r w:rsidRPr="001C277D">
          <w:rPr>
            <w:rFonts w:ascii="Times New Roman" w:hAnsi="Times New Roman" w:cs="Times New Roman"/>
            <w:noProof/>
            <w:webHidden/>
            <w:sz w:val="26"/>
            <w:szCs w:val="26"/>
          </w:rPr>
          <w:fldChar w:fldCharType="begin"/>
        </w:r>
        <w:r w:rsidRPr="001C277D">
          <w:rPr>
            <w:rFonts w:ascii="Times New Roman" w:hAnsi="Times New Roman" w:cs="Times New Roman"/>
            <w:noProof/>
            <w:webHidden/>
            <w:sz w:val="26"/>
            <w:szCs w:val="26"/>
          </w:rPr>
          <w:instrText xml:space="preserve"> PAGEREF _Toc154678709 \h </w:instrText>
        </w:r>
        <w:r w:rsidRPr="001C277D">
          <w:rPr>
            <w:rFonts w:ascii="Times New Roman" w:hAnsi="Times New Roman" w:cs="Times New Roman"/>
            <w:noProof/>
            <w:webHidden/>
            <w:sz w:val="26"/>
            <w:szCs w:val="26"/>
          </w:rPr>
        </w:r>
        <w:r w:rsidRPr="001C277D">
          <w:rPr>
            <w:rFonts w:ascii="Times New Roman" w:hAnsi="Times New Roman" w:cs="Times New Roman"/>
            <w:noProof/>
            <w:webHidden/>
            <w:sz w:val="26"/>
            <w:szCs w:val="26"/>
          </w:rPr>
          <w:fldChar w:fldCharType="separate"/>
        </w:r>
        <w:r w:rsidR="003E2725">
          <w:rPr>
            <w:rFonts w:ascii="Times New Roman" w:hAnsi="Times New Roman" w:cs="Times New Roman"/>
            <w:noProof/>
            <w:webHidden/>
            <w:sz w:val="26"/>
            <w:szCs w:val="26"/>
          </w:rPr>
          <w:t>33</w:t>
        </w:r>
        <w:r w:rsidRPr="001C277D">
          <w:rPr>
            <w:rFonts w:ascii="Times New Roman" w:hAnsi="Times New Roman" w:cs="Times New Roman"/>
            <w:noProof/>
            <w:webHidden/>
            <w:sz w:val="26"/>
            <w:szCs w:val="26"/>
          </w:rPr>
          <w:fldChar w:fldCharType="end"/>
        </w:r>
      </w:hyperlink>
    </w:p>
    <w:p w14:paraId="0F604533" w14:textId="757AC5F3" w:rsidR="001C277D" w:rsidRPr="001C277D" w:rsidRDefault="001C277D">
      <w:pPr>
        <w:pStyle w:val="TableofFigures"/>
        <w:tabs>
          <w:tab w:val="right" w:leader="dot" w:pos="9395"/>
        </w:tabs>
        <w:rPr>
          <w:rFonts w:ascii="Times New Roman" w:eastAsiaTheme="minorEastAsia" w:hAnsi="Times New Roman" w:cs="Times New Roman"/>
          <w:i w:val="0"/>
          <w:iCs w:val="0"/>
          <w:noProof/>
          <w:kern w:val="2"/>
          <w:sz w:val="26"/>
          <w:szCs w:val="26"/>
          <w14:ligatures w14:val="standardContextual"/>
        </w:rPr>
      </w:pPr>
      <w:hyperlink w:anchor="_Toc154678710" w:history="1">
        <w:r w:rsidRPr="001C277D">
          <w:rPr>
            <w:rStyle w:val="Hyperlink"/>
            <w:rFonts w:ascii="Times New Roman" w:hAnsi="Times New Roman" w:cs="Times New Roman"/>
            <w:noProof/>
            <w:sz w:val="26"/>
            <w:szCs w:val="26"/>
          </w:rPr>
          <w:t>Hình  16: Trang chỉnh sửa thông tin người dùng</w:t>
        </w:r>
        <w:r w:rsidRPr="001C277D">
          <w:rPr>
            <w:rFonts w:ascii="Times New Roman" w:hAnsi="Times New Roman" w:cs="Times New Roman"/>
            <w:noProof/>
            <w:webHidden/>
            <w:sz w:val="26"/>
            <w:szCs w:val="26"/>
          </w:rPr>
          <w:tab/>
        </w:r>
        <w:r w:rsidRPr="001C277D">
          <w:rPr>
            <w:rFonts w:ascii="Times New Roman" w:hAnsi="Times New Roman" w:cs="Times New Roman"/>
            <w:noProof/>
            <w:webHidden/>
            <w:sz w:val="26"/>
            <w:szCs w:val="26"/>
          </w:rPr>
          <w:fldChar w:fldCharType="begin"/>
        </w:r>
        <w:r w:rsidRPr="001C277D">
          <w:rPr>
            <w:rFonts w:ascii="Times New Roman" w:hAnsi="Times New Roman" w:cs="Times New Roman"/>
            <w:noProof/>
            <w:webHidden/>
            <w:sz w:val="26"/>
            <w:szCs w:val="26"/>
          </w:rPr>
          <w:instrText xml:space="preserve"> PAGEREF _Toc154678710 \h </w:instrText>
        </w:r>
        <w:r w:rsidRPr="001C277D">
          <w:rPr>
            <w:rFonts w:ascii="Times New Roman" w:hAnsi="Times New Roman" w:cs="Times New Roman"/>
            <w:noProof/>
            <w:webHidden/>
            <w:sz w:val="26"/>
            <w:szCs w:val="26"/>
          </w:rPr>
        </w:r>
        <w:r w:rsidRPr="001C277D">
          <w:rPr>
            <w:rFonts w:ascii="Times New Roman" w:hAnsi="Times New Roman" w:cs="Times New Roman"/>
            <w:noProof/>
            <w:webHidden/>
            <w:sz w:val="26"/>
            <w:szCs w:val="26"/>
          </w:rPr>
          <w:fldChar w:fldCharType="separate"/>
        </w:r>
        <w:r w:rsidR="003E2725">
          <w:rPr>
            <w:rFonts w:ascii="Times New Roman" w:hAnsi="Times New Roman" w:cs="Times New Roman"/>
            <w:noProof/>
            <w:webHidden/>
            <w:sz w:val="26"/>
            <w:szCs w:val="26"/>
          </w:rPr>
          <w:t>33</w:t>
        </w:r>
        <w:r w:rsidRPr="001C277D">
          <w:rPr>
            <w:rFonts w:ascii="Times New Roman" w:hAnsi="Times New Roman" w:cs="Times New Roman"/>
            <w:noProof/>
            <w:webHidden/>
            <w:sz w:val="26"/>
            <w:szCs w:val="26"/>
          </w:rPr>
          <w:fldChar w:fldCharType="end"/>
        </w:r>
      </w:hyperlink>
    </w:p>
    <w:p w14:paraId="7B4B6567" w14:textId="2D56D2D9" w:rsidR="001C277D" w:rsidRPr="001C277D" w:rsidRDefault="001C277D">
      <w:pPr>
        <w:pStyle w:val="TableofFigures"/>
        <w:tabs>
          <w:tab w:val="right" w:leader="dot" w:pos="9395"/>
        </w:tabs>
        <w:rPr>
          <w:rFonts w:ascii="Times New Roman" w:eastAsiaTheme="minorEastAsia" w:hAnsi="Times New Roman" w:cs="Times New Roman"/>
          <w:i w:val="0"/>
          <w:iCs w:val="0"/>
          <w:noProof/>
          <w:kern w:val="2"/>
          <w:sz w:val="26"/>
          <w:szCs w:val="26"/>
          <w14:ligatures w14:val="standardContextual"/>
        </w:rPr>
      </w:pPr>
      <w:hyperlink w:anchor="_Toc154678711" w:history="1">
        <w:r w:rsidRPr="001C277D">
          <w:rPr>
            <w:rStyle w:val="Hyperlink"/>
            <w:rFonts w:ascii="Times New Roman" w:hAnsi="Times New Roman" w:cs="Times New Roman"/>
            <w:noProof/>
            <w:sz w:val="26"/>
            <w:szCs w:val="26"/>
          </w:rPr>
          <w:t>Hình  17: Giao diện trang quản lý người dùng</w:t>
        </w:r>
        <w:r w:rsidRPr="001C277D">
          <w:rPr>
            <w:rFonts w:ascii="Times New Roman" w:hAnsi="Times New Roman" w:cs="Times New Roman"/>
            <w:noProof/>
            <w:webHidden/>
            <w:sz w:val="26"/>
            <w:szCs w:val="26"/>
          </w:rPr>
          <w:tab/>
        </w:r>
        <w:r w:rsidRPr="001C277D">
          <w:rPr>
            <w:rFonts w:ascii="Times New Roman" w:hAnsi="Times New Roman" w:cs="Times New Roman"/>
            <w:noProof/>
            <w:webHidden/>
            <w:sz w:val="26"/>
            <w:szCs w:val="26"/>
          </w:rPr>
          <w:fldChar w:fldCharType="begin"/>
        </w:r>
        <w:r w:rsidRPr="001C277D">
          <w:rPr>
            <w:rFonts w:ascii="Times New Roman" w:hAnsi="Times New Roman" w:cs="Times New Roman"/>
            <w:noProof/>
            <w:webHidden/>
            <w:sz w:val="26"/>
            <w:szCs w:val="26"/>
          </w:rPr>
          <w:instrText xml:space="preserve"> PAGEREF _Toc154678711 \h </w:instrText>
        </w:r>
        <w:r w:rsidRPr="001C277D">
          <w:rPr>
            <w:rFonts w:ascii="Times New Roman" w:hAnsi="Times New Roman" w:cs="Times New Roman"/>
            <w:noProof/>
            <w:webHidden/>
            <w:sz w:val="26"/>
            <w:szCs w:val="26"/>
          </w:rPr>
        </w:r>
        <w:r w:rsidRPr="001C277D">
          <w:rPr>
            <w:rFonts w:ascii="Times New Roman" w:hAnsi="Times New Roman" w:cs="Times New Roman"/>
            <w:noProof/>
            <w:webHidden/>
            <w:sz w:val="26"/>
            <w:szCs w:val="26"/>
          </w:rPr>
          <w:fldChar w:fldCharType="separate"/>
        </w:r>
        <w:r w:rsidR="003E2725">
          <w:rPr>
            <w:rFonts w:ascii="Times New Roman" w:hAnsi="Times New Roman" w:cs="Times New Roman"/>
            <w:noProof/>
            <w:webHidden/>
            <w:sz w:val="26"/>
            <w:szCs w:val="26"/>
          </w:rPr>
          <w:t>34</w:t>
        </w:r>
        <w:r w:rsidRPr="001C277D">
          <w:rPr>
            <w:rFonts w:ascii="Times New Roman" w:hAnsi="Times New Roman" w:cs="Times New Roman"/>
            <w:noProof/>
            <w:webHidden/>
            <w:sz w:val="26"/>
            <w:szCs w:val="26"/>
          </w:rPr>
          <w:fldChar w:fldCharType="end"/>
        </w:r>
      </w:hyperlink>
    </w:p>
    <w:p w14:paraId="167E233F" w14:textId="1626DE89" w:rsidR="001C277D" w:rsidRPr="001C277D" w:rsidRDefault="001C277D">
      <w:pPr>
        <w:pStyle w:val="TableofFigures"/>
        <w:tabs>
          <w:tab w:val="right" w:leader="dot" w:pos="9395"/>
        </w:tabs>
        <w:rPr>
          <w:rFonts w:ascii="Times New Roman" w:eastAsiaTheme="minorEastAsia" w:hAnsi="Times New Roman" w:cs="Times New Roman"/>
          <w:i w:val="0"/>
          <w:iCs w:val="0"/>
          <w:noProof/>
          <w:kern w:val="2"/>
          <w:sz w:val="26"/>
          <w:szCs w:val="26"/>
          <w14:ligatures w14:val="standardContextual"/>
        </w:rPr>
      </w:pPr>
      <w:hyperlink w:anchor="_Toc154678712" w:history="1">
        <w:r w:rsidRPr="001C277D">
          <w:rPr>
            <w:rStyle w:val="Hyperlink"/>
            <w:rFonts w:ascii="Times New Roman" w:hAnsi="Times New Roman" w:cs="Times New Roman"/>
            <w:noProof/>
            <w:sz w:val="26"/>
            <w:szCs w:val="26"/>
          </w:rPr>
          <w:t>Hình  18: Giao diện trang quản lý hóa đơn</w:t>
        </w:r>
        <w:r w:rsidRPr="001C277D">
          <w:rPr>
            <w:rFonts w:ascii="Times New Roman" w:hAnsi="Times New Roman" w:cs="Times New Roman"/>
            <w:noProof/>
            <w:webHidden/>
            <w:sz w:val="26"/>
            <w:szCs w:val="26"/>
          </w:rPr>
          <w:tab/>
        </w:r>
        <w:r w:rsidRPr="001C277D">
          <w:rPr>
            <w:rFonts w:ascii="Times New Roman" w:hAnsi="Times New Roman" w:cs="Times New Roman"/>
            <w:noProof/>
            <w:webHidden/>
            <w:sz w:val="26"/>
            <w:szCs w:val="26"/>
          </w:rPr>
          <w:fldChar w:fldCharType="begin"/>
        </w:r>
        <w:r w:rsidRPr="001C277D">
          <w:rPr>
            <w:rFonts w:ascii="Times New Roman" w:hAnsi="Times New Roman" w:cs="Times New Roman"/>
            <w:noProof/>
            <w:webHidden/>
            <w:sz w:val="26"/>
            <w:szCs w:val="26"/>
          </w:rPr>
          <w:instrText xml:space="preserve"> PAGEREF _Toc154678712 \h </w:instrText>
        </w:r>
        <w:r w:rsidRPr="001C277D">
          <w:rPr>
            <w:rFonts w:ascii="Times New Roman" w:hAnsi="Times New Roman" w:cs="Times New Roman"/>
            <w:noProof/>
            <w:webHidden/>
            <w:sz w:val="26"/>
            <w:szCs w:val="26"/>
          </w:rPr>
        </w:r>
        <w:r w:rsidRPr="001C277D">
          <w:rPr>
            <w:rFonts w:ascii="Times New Roman" w:hAnsi="Times New Roman" w:cs="Times New Roman"/>
            <w:noProof/>
            <w:webHidden/>
            <w:sz w:val="26"/>
            <w:szCs w:val="26"/>
          </w:rPr>
          <w:fldChar w:fldCharType="separate"/>
        </w:r>
        <w:r w:rsidR="003E2725">
          <w:rPr>
            <w:rFonts w:ascii="Times New Roman" w:hAnsi="Times New Roman" w:cs="Times New Roman"/>
            <w:noProof/>
            <w:webHidden/>
            <w:sz w:val="26"/>
            <w:szCs w:val="26"/>
          </w:rPr>
          <w:t>34</w:t>
        </w:r>
        <w:r w:rsidRPr="001C277D">
          <w:rPr>
            <w:rFonts w:ascii="Times New Roman" w:hAnsi="Times New Roman" w:cs="Times New Roman"/>
            <w:noProof/>
            <w:webHidden/>
            <w:sz w:val="26"/>
            <w:szCs w:val="26"/>
          </w:rPr>
          <w:fldChar w:fldCharType="end"/>
        </w:r>
      </w:hyperlink>
    </w:p>
    <w:p w14:paraId="001AE110" w14:textId="1C9D07D7" w:rsidR="001C277D" w:rsidRPr="001C277D" w:rsidRDefault="001C277D">
      <w:pPr>
        <w:pStyle w:val="TableofFigures"/>
        <w:tabs>
          <w:tab w:val="right" w:leader="dot" w:pos="9395"/>
        </w:tabs>
        <w:rPr>
          <w:rFonts w:ascii="Times New Roman" w:eastAsiaTheme="minorEastAsia" w:hAnsi="Times New Roman" w:cs="Times New Roman"/>
          <w:i w:val="0"/>
          <w:iCs w:val="0"/>
          <w:noProof/>
          <w:kern w:val="2"/>
          <w:sz w:val="26"/>
          <w:szCs w:val="26"/>
          <w14:ligatures w14:val="standardContextual"/>
        </w:rPr>
      </w:pPr>
      <w:hyperlink w:anchor="_Toc154678713" w:history="1">
        <w:r w:rsidRPr="001C277D">
          <w:rPr>
            <w:rStyle w:val="Hyperlink"/>
            <w:rFonts w:ascii="Times New Roman" w:hAnsi="Times New Roman" w:cs="Times New Roman"/>
            <w:noProof/>
            <w:sz w:val="26"/>
            <w:szCs w:val="26"/>
          </w:rPr>
          <w:t>Hình  19: Giao diện trang quản lý số liệu phân tích của từng user</w:t>
        </w:r>
        <w:r w:rsidRPr="001C277D">
          <w:rPr>
            <w:rFonts w:ascii="Times New Roman" w:hAnsi="Times New Roman" w:cs="Times New Roman"/>
            <w:noProof/>
            <w:webHidden/>
            <w:sz w:val="26"/>
            <w:szCs w:val="26"/>
          </w:rPr>
          <w:tab/>
        </w:r>
        <w:r w:rsidRPr="001C277D">
          <w:rPr>
            <w:rFonts w:ascii="Times New Roman" w:hAnsi="Times New Roman" w:cs="Times New Roman"/>
            <w:noProof/>
            <w:webHidden/>
            <w:sz w:val="26"/>
            <w:szCs w:val="26"/>
          </w:rPr>
          <w:fldChar w:fldCharType="begin"/>
        </w:r>
        <w:r w:rsidRPr="001C277D">
          <w:rPr>
            <w:rFonts w:ascii="Times New Roman" w:hAnsi="Times New Roman" w:cs="Times New Roman"/>
            <w:noProof/>
            <w:webHidden/>
            <w:sz w:val="26"/>
            <w:szCs w:val="26"/>
          </w:rPr>
          <w:instrText xml:space="preserve"> PAGEREF _Toc154678713 \h </w:instrText>
        </w:r>
        <w:r w:rsidRPr="001C277D">
          <w:rPr>
            <w:rFonts w:ascii="Times New Roman" w:hAnsi="Times New Roman" w:cs="Times New Roman"/>
            <w:noProof/>
            <w:webHidden/>
            <w:sz w:val="26"/>
            <w:szCs w:val="26"/>
          </w:rPr>
        </w:r>
        <w:r w:rsidRPr="001C277D">
          <w:rPr>
            <w:rFonts w:ascii="Times New Roman" w:hAnsi="Times New Roman" w:cs="Times New Roman"/>
            <w:noProof/>
            <w:webHidden/>
            <w:sz w:val="26"/>
            <w:szCs w:val="26"/>
          </w:rPr>
          <w:fldChar w:fldCharType="separate"/>
        </w:r>
        <w:r w:rsidR="003E2725">
          <w:rPr>
            <w:rFonts w:ascii="Times New Roman" w:hAnsi="Times New Roman" w:cs="Times New Roman"/>
            <w:noProof/>
            <w:webHidden/>
            <w:sz w:val="26"/>
            <w:szCs w:val="26"/>
          </w:rPr>
          <w:t>35</w:t>
        </w:r>
        <w:r w:rsidRPr="001C277D">
          <w:rPr>
            <w:rFonts w:ascii="Times New Roman" w:hAnsi="Times New Roman" w:cs="Times New Roman"/>
            <w:noProof/>
            <w:webHidden/>
            <w:sz w:val="26"/>
            <w:szCs w:val="26"/>
          </w:rPr>
          <w:fldChar w:fldCharType="end"/>
        </w:r>
      </w:hyperlink>
    </w:p>
    <w:p w14:paraId="2238C6A1" w14:textId="43088C98" w:rsidR="001C277D" w:rsidRDefault="001C277D">
      <w:pPr>
        <w:pStyle w:val="TableofFigures"/>
        <w:tabs>
          <w:tab w:val="right" w:leader="dot" w:pos="9395"/>
        </w:tabs>
        <w:rPr>
          <w:rFonts w:eastAsiaTheme="minorEastAsia" w:cstheme="minorBidi"/>
          <w:i w:val="0"/>
          <w:iCs w:val="0"/>
          <w:noProof/>
          <w:kern w:val="2"/>
          <w:sz w:val="24"/>
          <w:szCs w:val="24"/>
          <w14:ligatures w14:val="standardContextual"/>
        </w:rPr>
      </w:pPr>
      <w:hyperlink w:anchor="_Toc154678714" w:history="1">
        <w:r w:rsidRPr="001C277D">
          <w:rPr>
            <w:rStyle w:val="Hyperlink"/>
            <w:rFonts w:ascii="Times New Roman" w:hAnsi="Times New Roman" w:cs="Times New Roman"/>
            <w:noProof/>
            <w:sz w:val="26"/>
            <w:szCs w:val="26"/>
          </w:rPr>
          <w:t>Hình  20: Trang phân tích hóa đơn người dùng quyền admin</w:t>
        </w:r>
        <w:r w:rsidRPr="001C277D">
          <w:rPr>
            <w:rFonts w:ascii="Times New Roman" w:hAnsi="Times New Roman" w:cs="Times New Roman"/>
            <w:noProof/>
            <w:webHidden/>
            <w:sz w:val="26"/>
            <w:szCs w:val="26"/>
          </w:rPr>
          <w:tab/>
        </w:r>
        <w:r w:rsidRPr="001C277D">
          <w:rPr>
            <w:rFonts w:ascii="Times New Roman" w:hAnsi="Times New Roman" w:cs="Times New Roman"/>
            <w:noProof/>
            <w:webHidden/>
            <w:sz w:val="26"/>
            <w:szCs w:val="26"/>
          </w:rPr>
          <w:fldChar w:fldCharType="begin"/>
        </w:r>
        <w:r w:rsidRPr="001C277D">
          <w:rPr>
            <w:rFonts w:ascii="Times New Roman" w:hAnsi="Times New Roman" w:cs="Times New Roman"/>
            <w:noProof/>
            <w:webHidden/>
            <w:sz w:val="26"/>
            <w:szCs w:val="26"/>
          </w:rPr>
          <w:instrText xml:space="preserve"> PAGEREF _Toc154678714 \h </w:instrText>
        </w:r>
        <w:r w:rsidRPr="001C277D">
          <w:rPr>
            <w:rFonts w:ascii="Times New Roman" w:hAnsi="Times New Roman" w:cs="Times New Roman"/>
            <w:noProof/>
            <w:webHidden/>
            <w:sz w:val="26"/>
            <w:szCs w:val="26"/>
          </w:rPr>
        </w:r>
        <w:r w:rsidRPr="001C277D">
          <w:rPr>
            <w:rFonts w:ascii="Times New Roman" w:hAnsi="Times New Roman" w:cs="Times New Roman"/>
            <w:noProof/>
            <w:webHidden/>
            <w:sz w:val="26"/>
            <w:szCs w:val="26"/>
          </w:rPr>
          <w:fldChar w:fldCharType="separate"/>
        </w:r>
        <w:r w:rsidR="003E2725">
          <w:rPr>
            <w:rFonts w:ascii="Times New Roman" w:hAnsi="Times New Roman" w:cs="Times New Roman"/>
            <w:noProof/>
            <w:webHidden/>
            <w:sz w:val="26"/>
            <w:szCs w:val="26"/>
          </w:rPr>
          <w:t>36</w:t>
        </w:r>
        <w:r w:rsidRPr="001C277D">
          <w:rPr>
            <w:rFonts w:ascii="Times New Roman" w:hAnsi="Times New Roman" w:cs="Times New Roman"/>
            <w:noProof/>
            <w:webHidden/>
            <w:sz w:val="26"/>
            <w:szCs w:val="26"/>
          </w:rPr>
          <w:fldChar w:fldCharType="end"/>
        </w:r>
      </w:hyperlink>
    </w:p>
    <w:p w14:paraId="5367DD1B" w14:textId="7728E195" w:rsidR="005447E4" w:rsidRDefault="00F93B44" w:rsidP="00F93B44">
      <w:pPr>
        <w:jc w:val="both"/>
        <w:rPr>
          <w:sz w:val="26"/>
          <w:szCs w:val="26"/>
        </w:rPr>
      </w:pPr>
      <w:r w:rsidRPr="00F93B44">
        <w:rPr>
          <w:sz w:val="26"/>
          <w:szCs w:val="26"/>
        </w:rPr>
        <w:fldChar w:fldCharType="end"/>
      </w:r>
    </w:p>
    <w:p w14:paraId="529A4041" w14:textId="77777777" w:rsidR="005447E4" w:rsidRDefault="005447E4">
      <w:pPr>
        <w:rPr>
          <w:sz w:val="26"/>
          <w:szCs w:val="26"/>
        </w:rPr>
      </w:pPr>
    </w:p>
    <w:p w14:paraId="029FE997" w14:textId="77777777" w:rsidR="005447E4" w:rsidRDefault="005447E4">
      <w:pPr>
        <w:rPr>
          <w:sz w:val="26"/>
          <w:szCs w:val="26"/>
        </w:rPr>
      </w:pPr>
    </w:p>
    <w:p w14:paraId="4BD0EF84" w14:textId="77777777" w:rsidR="005447E4" w:rsidRDefault="005447E4">
      <w:pPr>
        <w:rPr>
          <w:sz w:val="26"/>
          <w:szCs w:val="26"/>
        </w:rPr>
      </w:pPr>
    </w:p>
    <w:p w14:paraId="2981747F" w14:textId="77777777" w:rsidR="005447E4" w:rsidRDefault="00000000">
      <w:pPr>
        <w:rPr>
          <w:b/>
        </w:rPr>
        <w:sectPr w:rsidR="005447E4" w:rsidSect="00AB365D">
          <w:headerReference w:type="default" r:id="rId14"/>
          <w:footerReference w:type="first" r:id="rId15"/>
          <w:pgSz w:w="12240" w:h="15840"/>
          <w:pgMar w:top="1134" w:right="1134" w:bottom="1418" w:left="1701" w:header="1134" w:footer="1417" w:gutter="0"/>
          <w:pgBorders w:display="firstPage">
            <w:top w:val="thinThickSmallGap" w:sz="24" w:space="2" w:color="auto"/>
            <w:left w:val="thinThickSmallGap" w:sz="24" w:space="3" w:color="auto"/>
            <w:bottom w:val="thickThinSmallGap" w:sz="24" w:space="3" w:color="auto"/>
            <w:right w:val="thickThinSmallGap" w:sz="24" w:space="2" w:color="auto"/>
          </w:pgBorders>
          <w:pgNumType w:start="1"/>
          <w:cols w:space="720"/>
          <w:titlePg/>
          <w:docGrid w:linePitch="326"/>
        </w:sectPr>
      </w:pPr>
      <w:bookmarkStart w:id="155" w:name="_heading=h.zglounuyiwhe" w:colFirst="0" w:colLast="0"/>
      <w:bookmarkEnd w:id="155"/>
      <w:r>
        <w:br w:type="page"/>
      </w:r>
    </w:p>
    <w:p w14:paraId="665EF8F0" w14:textId="4B9ACDBC" w:rsidR="005447E4" w:rsidRPr="00D94A38" w:rsidRDefault="00000000" w:rsidP="00D94A38">
      <w:pPr>
        <w:pStyle w:val="Heading1"/>
      </w:pPr>
      <w:bookmarkStart w:id="156" w:name="_heading=h.1fob9te" w:colFirst="0" w:colLast="0"/>
      <w:bookmarkStart w:id="157" w:name="_Toc153583228"/>
      <w:bookmarkStart w:id="158" w:name="_Toc153587653"/>
      <w:bookmarkStart w:id="159" w:name="_Toc154678573"/>
      <w:bookmarkEnd w:id="156"/>
      <w:r w:rsidRPr="00D94A38">
        <w:lastRenderedPageBreak/>
        <w:t>TỔNG QUAN</w:t>
      </w:r>
      <w:bookmarkEnd w:id="157"/>
      <w:bookmarkEnd w:id="158"/>
      <w:bookmarkEnd w:id="159"/>
    </w:p>
    <w:p w14:paraId="6480EFFE" w14:textId="77777777" w:rsidR="005447E4" w:rsidRDefault="00000000" w:rsidP="00D94A38">
      <w:pPr>
        <w:pStyle w:val="Heading2"/>
      </w:pPr>
      <w:bookmarkStart w:id="160" w:name="_heading=h.3dy6vkm" w:colFirst="0" w:colLast="0"/>
      <w:bookmarkStart w:id="161" w:name="_Toc153583229"/>
      <w:bookmarkStart w:id="162" w:name="_Toc153587654"/>
      <w:bookmarkStart w:id="163" w:name="_Toc154678574"/>
      <w:bookmarkEnd w:id="160"/>
      <w:r w:rsidRPr="00D94A38">
        <w:t>Giới thiệu đề tài</w:t>
      </w:r>
      <w:bookmarkEnd w:id="161"/>
      <w:bookmarkEnd w:id="162"/>
      <w:bookmarkEnd w:id="163"/>
    </w:p>
    <w:p w14:paraId="3CBECFCB" w14:textId="3C75E31D" w:rsidR="007330BC" w:rsidRPr="00361B4F" w:rsidRDefault="007330BC" w:rsidP="007330BC">
      <w:pPr>
        <w:ind w:firstLine="720"/>
        <w:jc w:val="left"/>
        <w:rPr>
          <w:sz w:val="26"/>
          <w:szCs w:val="26"/>
        </w:rPr>
      </w:pPr>
      <w:r w:rsidRPr="00361B4F">
        <w:rPr>
          <w:sz w:val="26"/>
          <w:szCs w:val="26"/>
        </w:rPr>
        <w:t>Trong bối cảnh nền kinh tế hiện đại, quản lý tài chính cá nhân đang trở thành một thách thức ngày càng lớn đối với mọi người. Sự đa dạng về nguồn thu nhập, cùng với việc thị trường ngày càng biến động, đặt ra những yêu cầu cao về khả năng kiểm soát và dự đoán chi tiêu cá nhân.</w:t>
      </w:r>
    </w:p>
    <w:p w14:paraId="68160027" w14:textId="1196B301" w:rsidR="007330BC" w:rsidRPr="00361B4F" w:rsidRDefault="007330BC" w:rsidP="007330BC">
      <w:pPr>
        <w:ind w:firstLine="720"/>
        <w:jc w:val="left"/>
        <w:rPr>
          <w:sz w:val="26"/>
          <w:szCs w:val="26"/>
        </w:rPr>
      </w:pPr>
      <w:r w:rsidRPr="00361B4F">
        <w:rPr>
          <w:sz w:val="26"/>
          <w:szCs w:val="26"/>
        </w:rPr>
        <w:t>Đề tài "Website Phân Tích và Dự Đoán Chi Tiêu Cá Nhân" nhằm mục đích xây dựng một nền tảng trực tuyến giúp người sử dụng hiểu rõ hơn về mô hình chi tiêu cá nhân của mình thông qua các công cụ phân tích và dự đoán. Website sẽ không chỉ là một công cụ theo dõi chi tiêu, mà còn là một hệ thống thông minh có khả năng tư vấn và đưa ra các gợi ý cụ thể để quản lý tài chính hiệu quả.</w:t>
      </w:r>
    </w:p>
    <w:p w14:paraId="32555CB0" w14:textId="489C3265" w:rsidR="007330BC" w:rsidRPr="00361B4F" w:rsidRDefault="007330BC" w:rsidP="007330BC">
      <w:pPr>
        <w:ind w:firstLine="720"/>
        <w:jc w:val="left"/>
        <w:rPr>
          <w:sz w:val="26"/>
          <w:szCs w:val="26"/>
        </w:rPr>
      </w:pPr>
      <w:r w:rsidRPr="00361B4F">
        <w:rPr>
          <w:sz w:val="26"/>
          <w:szCs w:val="26"/>
        </w:rPr>
        <w:t>Các chức năng chính của website sẽ bao gồm việc tự động thu thập dữ liệu chi tiêu từ các nguồn khác nhau, phân loại chi tiêu theo các hạng mục cụ thể, và xây dựng các mô hình dự đoán dựa trên các dữ liệu lịch sử. Ngoài ra, website cũng sẽ tích hợp các công nghệ trí tuệ nhân tạo để dự đoán số tiền chi tiêu trong tương lai của mỗi cá nhân.</w:t>
      </w:r>
    </w:p>
    <w:p w14:paraId="0B550AD4" w14:textId="5348FAD2" w:rsidR="007330BC" w:rsidRPr="00361B4F" w:rsidRDefault="007330BC" w:rsidP="007330BC">
      <w:pPr>
        <w:ind w:firstLine="720"/>
        <w:jc w:val="left"/>
        <w:rPr>
          <w:sz w:val="26"/>
          <w:szCs w:val="26"/>
        </w:rPr>
      </w:pPr>
      <w:r w:rsidRPr="00361B4F">
        <w:rPr>
          <w:sz w:val="26"/>
          <w:szCs w:val="26"/>
        </w:rPr>
        <w:t>Thông qua việc kết hợp sức mạnh của công nghệ thông tin và phân tích dữ liệu, đề tài này không chỉ hỗ trợ người sử dụng trong việc theo dõi chi tiêu một cách tự động và tiện lợi mà giúp họ dự đoán những số tiền chi sắp tới và từ đó đưa ra những quyết định tài chính thông minh, giúp họ quản lý tài chính cá nhân một cách hiệu quả.</w:t>
      </w:r>
    </w:p>
    <w:p w14:paraId="4AEA9608" w14:textId="135A684B" w:rsidR="005447E4" w:rsidRPr="0037220A" w:rsidRDefault="00000000" w:rsidP="00361B4F">
      <w:pPr>
        <w:pStyle w:val="Heading2"/>
      </w:pPr>
      <w:bookmarkStart w:id="164" w:name="_heading=h.9b37uwye9op4" w:colFirst="0" w:colLast="0"/>
      <w:bookmarkStart w:id="165" w:name="_Toc153583230"/>
      <w:bookmarkStart w:id="166" w:name="_Toc153587655"/>
      <w:bookmarkStart w:id="167" w:name="_Toc154678575"/>
      <w:bookmarkEnd w:id="164"/>
      <w:r w:rsidRPr="0037220A">
        <w:t>Nhiệm vụ đồ án</w:t>
      </w:r>
      <w:bookmarkEnd w:id="165"/>
      <w:bookmarkEnd w:id="166"/>
      <w:bookmarkEnd w:id="167"/>
    </w:p>
    <w:p w14:paraId="248A8C66" w14:textId="6A9F770A" w:rsidR="005447E4" w:rsidRDefault="00000000" w:rsidP="00361B4F">
      <w:pPr>
        <w:pStyle w:val="Heading3"/>
      </w:pPr>
      <w:bookmarkStart w:id="168" w:name="_heading=h.4d34og8" w:colFirst="0" w:colLast="0"/>
      <w:bookmarkEnd w:id="168"/>
      <w:r>
        <w:t xml:space="preserve"> </w:t>
      </w:r>
      <w:bookmarkStart w:id="169" w:name="_Toc153583231"/>
      <w:bookmarkStart w:id="170" w:name="_Toc153587656"/>
      <w:bookmarkStart w:id="171" w:name="_Toc154678576"/>
      <w:r>
        <w:t xml:space="preserve">Lý do </w:t>
      </w:r>
      <w:r w:rsidRPr="00361B4F">
        <w:t>chọn</w:t>
      </w:r>
      <w:r>
        <w:t xml:space="preserve"> đề tài:</w:t>
      </w:r>
      <w:bookmarkEnd w:id="169"/>
      <w:bookmarkEnd w:id="170"/>
      <w:bookmarkEnd w:id="171"/>
      <w:r>
        <w:t xml:space="preserve"> </w:t>
      </w:r>
    </w:p>
    <w:p w14:paraId="71CB6814" w14:textId="27C51480" w:rsidR="008F7730" w:rsidRPr="00361B4F" w:rsidRDefault="008F7730" w:rsidP="008F7730">
      <w:pPr>
        <w:jc w:val="left"/>
        <w:rPr>
          <w:sz w:val="26"/>
          <w:szCs w:val="26"/>
        </w:rPr>
      </w:pPr>
      <w:r w:rsidRPr="00361B4F">
        <w:rPr>
          <w:sz w:val="26"/>
          <w:szCs w:val="26"/>
        </w:rPr>
        <w:t xml:space="preserve">Trong thời đại ngày nay, quản lý tài chính cá nhân trở nên ngày càng phức tạp đối với mọi người. Sự đa dạng và biến động của nguồn thu nhập, cùng với thị trường tài chính liên tục thay đổi, tạo ra những thách thức lớn trong việc theo dõi và kiểm soát chi tiêu. Để đáp ứng nhu cầu ngày càng cao của người sử dụng trong việc quản lý tài chính cá nhân một cách hiệu </w:t>
      </w:r>
      <w:r w:rsidRPr="00361B4F">
        <w:rPr>
          <w:sz w:val="26"/>
          <w:szCs w:val="26"/>
        </w:rPr>
        <w:lastRenderedPageBreak/>
        <w:t>quả, đề tài "Website Phân Tích và Dự Đoán Chi Tiêu Cá Nhân" được chọn lựa với nhiều lý do quan trọng.</w:t>
      </w:r>
    </w:p>
    <w:p w14:paraId="67F42BDC" w14:textId="11FC473D" w:rsidR="008F7730" w:rsidRPr="00361B4F" w:rsidRDefault="008F7730" w:rsidP="00361B4F">
      <w:pPr>
        <w:ind w:firstLine="720"/>
        <w:jc w:val="left"/>
        <w:rPr>
          <w:sz w:val="26"/>
          <w:szCs w:val="26"/>
        </w:rPr>
      </w:pPr>
      <w:r w:rsidRPr="00361B4F">
        <w:rPr>
          <w:sz w:val="26"/>
          <w:szCs w:val="26"/>
        </w:rPr>
        <w:t xml:space="preserve">Một trong những lý do hàng đầu là khó khăn mà nhiều người phải đối mặt trong việc quản lý tài chính cá nhân như: Theo dõi và phân loại các khoản chi, đặc biệt là khi nguồn thu nhập đến từ nhiều nguồn khác nhau. Một lý do khác là nhu cầu ngày càng lớn từ phía người sử dụng cần tư vấn và dự đoán chi tiêu cá nhân của mình. </w:t>
      </w:r>
    </w:p>
    <w:p w14:paraId="2CA1BCF4" w14:textId="415EB0C8" w:rsidR="008F7730" w:rsidRPr="00361B4F" w:rsidRDefault="008F7730" w:rsidP="004879E7">
      <w:pPr>
        <w:ind w:firstLine="720"/>
        <w:jc w:val="left"/>
        <w:rPr>
          <w:sz w:val="26"/>
          <w:szCs w:val="26"/>
        </w:rPr>
      </w:pPr>
      <w:r w:rsidRPr="00361B4F">
        <w:rPr>
          <w:sz w:val="26"/>
          <w:szCs w:val="26"/>
        </w:rPr>
        <w:t>Mục tiêu chính của đề tài là tạo ra một công cụ không chỉ giúp người sử dụng theo dõi chi tiêu một cách tự động và tiện lợi mà còn hỗ trợ họ hiểu rõ hơn về mô hình chi tiêu cá nhân. Thông qua việc kết hợp sức mạnh của công nghệ thông tin và phân tích dữ liệu, hi vọng đề tài sẽ đóng góp tích cực vào việc giúp mọi người đưa ra các quyết định tài chính thông minh và đạt được mục tiêu cá nhân của họ một cách hiệu quả.</w:t>
      </w:r>
    </w:p>
    <w:p w14:paraId="0C0B11BC" w14:textId="6DCC9CA9" w:rsidR="005447E4" w:rsidRDefault="00000000" w:rsidP="00D94A38">
      <w:pPr>
        <w:pStyle w:val="Heading3"/>
        <w:rPr>
          <w:color w:val="000000"/>
          <w:highlight w:val="white"/>
        </w:rPr>
      </w:pPr>
      <w:bookmarkStart w:id="172" w:name="_heading=h.2s8eyo1" w:colFirst="0" w:colLast="0"/>
      <w:bookmarkStart w:id="173" w:name="_Toc153583232"/>
      <w:bookmarkStart w:id="174" w:name="_Toc153587657"/>
      <w:bookmarkStart w:id="175" w:name="_Toc154678577"/>
      <w:bookmarkEnd w:id="172"/>
      <w:r>
        <w:rPr>
          <w:highlight w:val="white"/>
        </w:rPr>
        <w:t>Ý nghĩa khoa học và thực tiễn</w:t>
      </w:r>
      <w:commentRangeStart w:id="176"/>
      <w:r>
        <w:rPr>
          <w:highlight w:val="white"/>
        </w:rPr>
        <w:t>:</w:t>
      </w:r>
      <w:commentRangeEnd w:id="176"/>
      <w:r w:rsidR="005938D8">
        <w:rPr>
          <w:rStyle w:val="CommentReference"/>
          <w:b w:val="0"/>
          <w:bCs w:val="0"/>
          <w:i w:val="0"/>
        </w:rPr>
        <w:commentReference w:id="176"/>
      </w:r>
      <w:bookmarkEnd w:id="173"/>
      <w:bookmarkEnd w:id="174"/>
      <w:bookmarkEnd w:id="175"/>
    </w:p>
    <w:p w14:paraId="5153E159" w14:textId="77777777" w:rsidR="00F728BB" w:rsidRDefault="00000000">
      <w:pPr>
        <w:pBdr>
          <w:top w:val="nil"/>
          <w:left w:val="nil"/>
          <w:bottom w:val="nil"/>
          <w:right w:val="nil"/>
          <w:between w:val="nil"/>
        </w:pBdr>
        <w:ind w:firstLine="720"/>
        <w:jc w:val="both"/>
        <w:rPr>
          <w:sz w:val="26"/>
          <w:szCs w:val="26"/>
        </w:rPr>
      </w:pPr>
      <w:r>
        <w:rPr>
          <w:sz w:val="26"/>
          <w:szCs w:val="26"/>
          <w:highlight w:val="white"/>
        </w:rPr>
        <w:t xml:space="preserve">Ý nghĩa khoa học: </w:t>
      </w:r>
      <w:r w:rsidR="00F728BB" w:rsidRPr="00F728BB">
        <w:rPr>
          <w:sz w:val="26"/>
          <w:szCs w:val="26"/>
        </w:rPr>
        <w:t>Đề tài đóng góp vào sự phát triển của công nghệ thông tin và quản lý tài chính, khai thác trí tuệ nhân tạo và phân tích dữ liệu để xây dựng các mô hình dự đoán chi tiêu cá nhân.</w:t>
      </w:r>
    </w:p>
    <w:p w14:paraId="58FEDDBD" w14:textId="02CF8208" w:rsidR="005447E4" w:rsidRDefault="00000000">
      <w:pPr>
        <w:pBdr>
          <w:top w:val="nil"/>
          <w:left w:val="nil"/>
          <w:bottom w:val="nil"/>
          <w:right w:val="nil"/>
          <w:between w:val="nil"/>
        </w:pBdr>
        <w:ind w:firstLine="720"/>
        <w:jc w:val="both"/>
        <w:rPr>
          <w:sz w:val="26"/>
          <w:szCs w:val="26"/>
          <w:highlight w:val="white"/>
        </w:rPr>
      </w:pPr>
      <w:r>
        <w:rPr>
          <w:sz w:val="26"/>
          <w:szCs w:val="26"/>
          <w:highlight w:val="white"/>
        </w:rPr>
        <w:t xml:space="preserve">Ý nghĩa thực tiễn: </w:t>
      </w:r>
      <w:r w:rsidR="00F728BB" w:rsidRPr="00F728BB">
        <w:rPr>
          <w:sz w:val="26"/>
          <w:szCs w:val="26"/>
        </w:rPr>
        <w:t xml:space="preserve">Website giúp người sử dụng quản lý tài chính cá nhân hiệu quả, hỗ trợ </w:t>
      </w:r>
      <w:r w:rsidR="00F728BB">
        <w:rPr>
          <w:sz w:val="26"/>
          <w:szCs w:val="26"/>
        </w:rPr>
        <w:t>dự đoán</w:t>
      </w:r>
      <w:r w:rsidR="00F728BB" w:rsidRPr="00F728BB">
        <w:rPr>
          <w:sz w:val="26"/>
          <w:szCs w:val="26"/>
        </w:rPr>
        <w:t xml:space="preserve"> thông minh, tiết kiệm thời gian, và cung cấp </w:t>
      </w:r>
      <w:r w:rsidR="00F728BB">
        <w:rPr>
          <w:sz w:val="26"/>
          <w:szCs w:val="26"/>
        </w:rPr>
        <w:t xml:space="preserve">người dùng </w:t>
      </w:r>
      <w:r w:rsidR="00F728BB" w:rsidRPr="00F728BB">
        <w:rPr>
          <w:sz w:val="26"/>
          <w:szCs w:val="26"/>
        </w:rPr>
        <w:t xml:space="preserve">hiểu biết sâu sắc về mô hình chi tiêu. Đồng thời, nó tăng cường </w:t>
      </w:r>
      <w:r w:rsidR="00F728BB">
        <w:rPr>
          <w:sz w:val="26"/>
          <w:szCs w:val="26"/>
        </w:rPr>
        <w:t xml:space="preserve">dự đoán </w:t>
      </w:r>
      <w:r w:rsidR="00F728BB" w:rsidRPr="00F728BB">
        <w:rPr>
          <w:sz w:val="26"/>
          <w:szCs w:val="26"/>
        </w:rPr>
        <w:t>tài chính và mang lại lợi ích thiết thực cho cả cá nhân và cộng đồng.</w:t>
      </w:r>
    </w:p>
    <w:p w14:paraId="448D85D5" w14:textId="40C62003" w:rsidR="005447E4" w:rsidRDefault="00000000" w:rsidP="00D94A38">
      <w:pPr>
        <w:pStyle w:val="Heading3"/>
        <w:rPr>
          <w:highlight w:val="white"/>
        </w:rPr>
      </w:pPr>
      <w:bookmarkStart w:id="177" w:name="_Toc153583233"/>
      <w:bookmarkStart w:id="178" w:name="_Toc153587658"/>
      <w:bookmarkStart w:id="179" w:name="_Toc154678578"/>
      <w:r>
        <w:rPr>
          <w:highlight w:val="white"/>
        </w:rPr>
        <w:t>Mục tiêu nghiên cứu:</w:t>
      </w:r>
      <w:bookmarkEnd w:id="177"/>
      <w:bookmarkEnd w:id="178"/>
      <w:bookmarkEnd w:id="179"/>
    </w:p>
    <w:p w14:paraId="55CCFF6E" w14:textId="58B510F5" w:rsidR="00F728BB" w:rsidRPr="004879E7" w:rsidRDefault="00F728BB" w:rsidP="004879E7">
      <w:pPr>
        <w:ind w:firstLine="720"/>
        <w:jc w:val="left"/>
        <w:rPr>
          <w:sz w:val="26"/>
          <w:szCs w:val="26"/>
          <w:highlight w:val="white"/>
        </w:rPr>
      </w:pPr>
      <w:r w:rsidRPr="004879E7">
        <w:rPr>
          <w:sz w:val="26"/>
          <w:szCs w:val="26"/>
        </w:rPr>
        <w:t xml:space="preserve">Mục tiêu chính của nghiên cứu là xây dựng và triển khai một website phân tích và dự đoán chi tiêu cá nhân, nhằm đạt đến các mục tiêu cụ thể như: Phát triển hệ thống tự động thu thập và phân tích chi tiêu cá nhân từ các nguồn dữ liệu đã cung cấp từ người dùng. Xây dựng mô hình dự đoán chi tiêu dựa trên dữ liệu hóa đơn, giúp người sử dụng có dự đoán trước về xu hướng chi tiêu và dự đoán chi tiêu tương lai. Tối ưu hóa giao diện người dùng thân thiện, dễ sử dụng, và cung cấp thông tin chi tiết về tình hình tài chính cá nhân một cách rõ ràng và </w:t>
      </w:r>
      <w:r w:rsidRPr="004879E7">
        <w:rPr>
          <w:sz w:val="26"/>
          <w:szCs w:val="26"/>
        </w:rPr>
        <w:lastRenderedPageBreak/>
        <w:t>hiệu quả. Tích hợp trí tuệ nhân tạo để dự đoán lượng chi tiêu và từ đó đưa ra các gợi ý cá nhân hóa và chiến lược quản lý tài chính tối ưu.</w:t>
      </w:r>
    </w:p>
    <w:p w14:paraId="3AB0B61C" w14:textId="67CD9DDC" w:rsidR="005447E4" w:rsidRDefault="00000000" w:rsidP="00D94A38">
      <w:pPr>
        <w:pStyle w:val="Heading3"/>
        <w:rPr>
          <w:highlight w:val="white"/>
        </w:rPr>
      </w:pPr>
      <w:bookmarkStart w:id="180" w:name="_Toc153583234"/>
      <w:bookmarkStart w:id="181" w:name="_Toc153587659"/>
      <w:bookmarkStart w:id="182" w:name="_Toc154678579"/>
      <w:r>
        <w:rPr>
          <w:highlight w:val="white"/>
        </w:rPr>
        <w:t>Đối tượng và phạm vi giới hạn:</w:t>
      </w:r>
      <w:bookmarkEnd w:id="180"/>
      <w:bookmarkEnd w:id="181"/>
      <w:bookmarkEnd w:id="182"/>
    </w:p>
    <w:p w14:paraId="1D809FB2" w14:textId="77777777" w:rsidR="00F728BB" w:rsidRDefault="00000000">
      <w:pPr>
        <w:pBdr>
          <w:top w:val="nil"/>
          <w:left w:val="nil"/>
          <w:bottom w:val="nil"/>
          <w:right w:val="nil"/>
          <w:between w:val="nil"/>
        </w:pBdr>
        <w:ind w:firstLine="720"/>
        <w:jc w:val="both"/>
        <w:rPr>
          <w:sz w:val="26"/>
          <w:szCs w:val="26"/>
        </w:rPr>
      </w:pPr>
      <w:r>
        <w:rPr>
          <w:sz w:val="26"/>
          <w:szCs w:val="26"/>
          <w:highlight w:val="white"/>
        </w:rPr>
        <w:t xml:space="preserve">Đối tượng nghiên cứu: </w:t>
      </w:r>
      <w:r w:rsidR="00F728BB" w:rsidRPr="00F728BB">
        <w:rPr>
          <w:sz w:val="26"/>
          <w:szCs w:val="26"/>
        </w:rPr>
        <w:t>Đối tượng của nghiên cứu này là người sử dụng cá nhân, có nhu cầu quản lý tài chính và theo dõi chi tiêu hàng ngày. Nghiên cứu tập trung vào việc phát triển một hệ thống phân tích và dự đoán chi tiêu mà người sử dụng có thể tận dụng để nâng cao kiểm soát và hiểu biết về tình hình tài chính cá nhân.</w:t>
      </w:r>
    </w:p>
    <w:p w14:paraId="4C269224" w14:textId="4FF1DE7E" w:rsidR="005447E4" w:rsidRDefault="00000000" w:rsidP="00F728BB">
      <w:pPr>
        <w:pBdr>
          <w:top w:val="nil"/>
          <w:left w:val="nil"/>
          <w:bottom w:val="nil"/>
          <w:right w:val="nil"/>
          <w:between w:val="nil"/>
        </w:pBdr>
        <w:ind w:firstLine="720"/>
        <w:jc w:val="both"/>
        <w:rPr>
          <w:sz w:val="26"/>
          <w:szCs w:val="26"/>
          <w:highlight w:val="white"/>
        </w:rPr>
      </w:pPr>
      <w:r>
        <w:rPr>
          <w:sz w:val="26"/>
          <w:szCs w:val="26"/>
          <w:highlight w:val="white"/>
        </w:rPr>
        <w:t xml:space="preserve">Phạm vi giới hạn: </w:t>
      </w:r>
      <w:r w:rsidR="00F728BB" w:rsidRPr="00F728BB">
        <w:rPr>
          <w:sz w:val="26"/>
          <w:szCs w:val="26"/>
        </w:rPr>
        <w:t>Nghiên cứu giới hạn trong phạm vi người sử dụng cá nhân, sử dụng dữ liệu từ ngân hàng và ví điện tử, và triển khai hệ thống trong một địa điểm cụ thể, đảm bảo tuân thủ bảo mật thông tin và quyền riêng tư.</w:t>
      </w:r>
    </w:p>
    <w:p w14:paraId="7EC159D9" w14:textId="77777777" w:rsidR="005447E4" w:rsidRPr="0037220A" w:rsidRDefault="00000000" w:rsidP="0037220A">
      <w:pPr>
        <w:pStyle w:val="Heading2"/>
      </w:pPr>
      <w:bookmarkStart w:id="183" w:name="_heading=h.17dp8vu" w:colFirst="0" w:colLast="0"/>
      <w:bookmarkStart w:id="184" w:name="_Toc153583235"/>
      <w:bookmarkStart w:id="185" w:name="_Toc153587660"/>
      <w:bookmarkStart w:id="186" w:name="_Toc154678580"/>
      <w:bookmarkEnd w:id="183"/>
      <w:r w:rsidRPr="0037220A">
        <w:t>Cấu trúc đồ án:</w:t>
      </w:r>
      <w:bookmarkEnd w:id="184"/>
      <w:bookmarkEnd w:id="185"/>
      <w:bookmarkEnd w:id="186"/>
    </w:p>
    <w:p w14:paraId="5AA0D3D0" w14:textId="77777777" w:rsidR="005447E4" w:rsidRDefault="00000000">
      <w:pPr>
        <w:pBdr>
          <w:top w:val="nil"/>
          <w:left w:val="nil"/>
          <w:bottom w:val="nil"/>
          <w:right w:val="nil"/>
          <w:between w:val="nil"/>
        </w:pBdr>
        <w:ind w:firstLine="720"/>
        <w:jc w:val="both"/>
        <w:rPr>
          <w:sz w:val="26"/>
          <w:szCs w:val="26"/>
          <w:highlight w:val="white"/>
        </w:rPr>
        <w:pPrChange w:id="187" w:author="ĐÀNG ANH MIN ROG" w:date="2023-06-11T02:23:00Z">
          <w:pPr>
            <w:numPr>
              <w:numId w:val="7"/>
            </w:numPr>
            <w:pBdr>
              <w:top w:val="nil"/>
              <w:left w:val="nil"/>
              <w:bottom w:val="nil"/>
              <w:right w:val="nil"/>
              <w:between w:val="nil"/>
            </w:pBdr>
            <w:ind w:left="720" w:hanging="360"/>
            <w:jc w:val="both"/>
          </w:pPr>
        </w:pPrChange>
      </w:pPr>
      <w:r>
        <w:rPr>
          <w:sz w:val="26"/>
          <w:szCs w:val="26"/>
          <w:highlight w:val="white"/>
        </w:rPr>
        <w:t>Chương 1. TỔNG QUAN: Giới thiệu ngắn gọn về đề tài, mục tiêu nghiên cứu, ý nghĩa khoa học và thực tiễn, phạm vi giới hạn và đối tượng nghiên cứu.</w:t>
      </w:r>
    </w:p>
    <w:p w14:paraId="67073C99" w14:textId="47585FA1" w:rsidR="007655D7" w:rsidRDefault="00000000" w:rsidP="00F728BB">
      <w:pPr>
        <w:pBdr>
          <w:top w:val="nil"/>
          <w:left w:val="nil"/>
          <w:bottom w:val="nil"/>
          <w:right w:val="nil"/>
          <w:between w:val="nil"/>
        </w:pBdr>
        <w:ind w:firstLine="720"/>
        <w:jc w:val="both"/>
        <w:rPr>
          <w:sz w:val="26"/>
          <w:szCs w:val="26"/>
        </w:rPr>
      </w:pPr>
      <w:r>
        <w:rPr>
          <w:sz w:val="26"/>
          <w:szCs w:val="26"/>
          <w:highlight w:val="white"/>
        </w:rPr>
        <w:t xml:space="preserve">Chương 2. CƠ SỞ LÝ THUYẾT: </w:t>
      </w:r>
      <w:r w:rsidR="007655D7" w:rsidRPr="007655D7">
        <w:rPr>
          <w:sz w:val="26"/>
          <w:szCs w:val="26"/>
        </w:rPr>
        <w:t>Trình bày các khái niệm và phương pháp giải quyết vấn đề bao gồm mô tả các công nghệ, hệ thống, các ràng buộc hoặc các giải pháp mới, những mô hình toán, lý giải xây dựng mô hình</w:t>
      </w:r>
      <w:r w:rsidR="007655D7">
        <w:rPr>
          <w:sz w:val="26"/>
          <w:szCs w:val="26"/>
        </w:rPr>
        <w:t>.</w:t>
      </w:r>
    </w:p>
    <w:p w14:paraId="57FB0E04" w14:textId="53BBCF29" w:rsidR="005447E4" w:rsidRDefault="00000000" w:rsidP="00F728BB">
      <w:pPr>
        <w:pBdr>
          <w:top w:val="nil"/>
          <w:left w:val="nil"/>
          <w:bottom w:val="nil"/>
          <w:right w:val="nil"/>
          <w:between w:val="nil"/>
        </w:pBdr>
        <w:ind w:firstLine="720"/>
        <w:jc w:val="both"/>
        <w:rPr>
          <w:sz w:val="26"/>
          <w:szCs w:val="26"/>
          <w:highlight w:val="white"/>
        </w:rPr>
      </w:pPr>
      <w:r>
        <w:rPr>
          <w:sz w:val="26"/>
          <w:szCs w:val="26"/>
          <w:highlight w:val="white"/>
        </w:rPr>
        <w:t xml:space="preserve">Chương 3. KẾT QUẢ THỰC NGHIỆM: </w:t>
      </w:r>
      <w:r>
        <w:rPr>
          <w:sz w:val="26"/>
          <w:szCs w:val="26"/>
        </w:rPr>
        <w:t>Trình bày quy trình làm web của nhóm từ việc lên ý tưởng đến khi hoàn thành web</w:t>
      </w:r>
      <w:r w:rsidR="00F728BB">
        <w:rPr>
          <w:sz w:val="26"/>
          <w:szCs w:val="26"/>
        </w:rPr>
        <w:t>.</w:t>
      </w:r>
      <w:r>
        <w:rPr>
          <w:sz w:val="26"/>
          <w:szCs w:val="26"/>
        </w:rPr>
        <w:t xml:space="preserve"> </w:t>
      </w:r>
    </w:p>
    <w:p w14:paraId="555584F2" w14:textId="133EF57D" w:rsidR="007655D7" w:rsidRDefault="00000000">
      <w:pPr>
        <w:pBdr>
          <w:top w:val="nil"/>
          <w:left w:val="nil"/>
          <w:bottom w:val="nil"/>
          <w:right w:val="nil"/>
          <w:between w:val="nil"/>
        </w:pBdr>
        <w:ind w:firstLine="720"/>
        <w:jc w:val="both"/>
        <w:rPr>
          <w:sz w:val="26"/>
          <w:szCs w:val="26"/>
        </w:rPr>
      </w:pPr>
      <w:r>
        <w:rPr>
          <w:sz w:val="26"/>
          <w:szCs w:val="26"/>
        </w:rPr>
        <w:t>Chương 4. KẾT LUẬN VÀ KIẾN NGHỊ: Nêu những kết luận chung, khẳng định những kết quả đề ra, những đóng góp, đề xuất mới và kiến nghị cải tiến web.</w:t>
      </w:r>
    </w:p>
    <w:p w14:paraId="715C7A00" w14:textId="77777777" w:rsidR="007655D7" w:rsidRDefault="007655D7">
      <w:pPr>
        <w:rPr>
          <w:sz w:val="26"/>
          <w:szCs w:val="26"/>
        </w:rPr>
      </w:pPr>
      <w:r>
        <w:rPr>
          <w:sz w:val="26"/>
          <w:szCs w:val="26"/>
        </w:rPr>
        <w:br w:type="page"/>
      </w:r>
    </w:p>
    <w:p w14:paraId="4CDA1B6B" w14:textId="52D5D906" w:rsidR="005447E4" w:rsidDel="00364FFF" w:rsidRDefault="005447E4">
      <w:pPr>
        <w:pBdr>
          <w:top w:val="nil"/>
          <w:left w:val="nil"/>
          <w:bottom w:val="nil"/>
          <w:right w:val="nil"/>
          <w:between w:val="nil"/>
        </w:pBdr>
        <w:jc w:val="both"/>
        <w:rPr>
          <w:del w:id="188" w:author="ĐÀNG ANH MIN ROG" w:date="2023-06-10T11:40:00Z"/>
          <w:sz w:val="26"/>
          <w:szCs w:val="26"/>
        </w:rPr>
      </w:pPr>
      <w:bookmarkStart w:id="189" w:name="_Toc137358835"/>
      <w:bookmarkStart w:id="190" w:name="_Toc153583236"/>
      <w:bookmarkStart w:id="191" w:name="_Toc153587577"/>
      <w:bookmarkStart w:id="192" w:name="_Toc153587661"/>
      <w:bookmarkStart w:id="193" w:name="_Toc153587903"/>
      <w:bookmarkStart w:id="194" w:name="_Toc154622264"/>
      <w:bookmarkStart w:id="195" w:name="_Toc154678581"/>
      <w:bookmarkEnd w:id="189"/>
      <w:bookmarkEnd w:id="190"/>
      <w:bookmarkEnd w:id="191"/>
      <w:bookmarkEnd w:id="192"/>
      <w:bookmarkEnd w:id="193"/>
      <w:bookmarkEnd w:id="194"/>
      <w:bookmarkEnd w:id="195"/>
    </w:p>
    <w:p w14:paraId="665ABA1A" w14:textId="70F38A4D" w:rsidR="005447E4" w:rsidDel="00364FFF" w:rsidRDefault="005447E4">
      <w:pPr>
        <w:pBdr>
          <w:top w:val="nil"/>
          <w:left w:val="nil"/>
          <w:bottom w:val="nil"/>
          <w:right w:val="nil"/>
          <w:between w:val="nil"/>
        </w:pBdr>
        <w:jc w:val="both"/>
        <w:rPr>
          <w:del w:id="196" w:author="ĐÀNG ANH MIN ROG" w:date="2023-06-10T11:40:00Z"/>
          <w:sz w:val="26"/>
          <w:szCs w:val="26"/>
        </w:rPr>
      </w:pPr>
      <w:bookmarkStart w:id="197" w:name="_Toc137358836"/>
      <w:bookmarkStart w:id="198" w:name="_Toc153583237"/>
      <w:bookmarkStart w:id="199" w:name="_Toc153587578"/>
      <w:bookmarkStart w:id="200" w:name="_Toc153587662"/>
      <w:bookmarkStart w:id="201" w:name="_Toc153587904"/>
      <w:bookmarkStart w:id="202" w:name="_Toc154622265"/>
      <w:bookmarkStart w:id="203" w:name="_Toc154678582"/>
      <w:bookmarkEnd w:id="197"/>
      <w:bookmarkEnd w:id="198"/>
      <w:bookmarkEnd w:id="199"/>
      <w:bookmarkEnd w:id="200"/>
      <w:bookmarkEnd w:id="201"/>
      <w:bookmarkEnd w:id="202"/>
      <w:bookmarkEnd w:id="203"/>
    </w:p>
    <w:p w14:paraId="0BD5C688" w14:textId="4A0DA4FB" w:rsidR="005447E4" w:rsidDel="00364FFF" w:rsidRDefault="005447E4" w:rsidP="00744B36">
      <w:pPr>
        <w:jc w:val="both"/>
        <w:rPr>
          <w:del w:id="204" w:author="ĐÀNG ANH MIN ROG" w:date="2023-06-10T11:40:00Z"/>
        </w:rPr>
      </w:pPr>
      <w:bookmarkStart w:id="205" w:name="_Toc137358837"/>
      <w:bookmarkStart w:id="206" w:name="_Toc153583238"/>
      <w:bookmarkStart w:id="207" w:name="_Toc153587579"/>
      <w:bookmarkStart w:id="208" w:name="_Toc153587663"/>
      <w:bookmarkStart w:id="209" w:name="_Toc153587905"/>
      <w:bookmarkStart w:id="210" w:name="_Toc154622266"/>
      <w:bookmarkStart w:id="211" w:name="_Toc154678583"/>
      <w:bookmarkEnd w:id="205"/>
      <w:bookmarkEnd w:id="206"/>
      <w:bookmarkEnd w:id="207"/>
      <w:bookmarkEnd w:id="208"/>
      <w:bookmarkEnd w:id="209"/>
      <w:bookmarkEnd w:id="210"/>
      <w:bookmarkEnd w:id="211"/>
    </w:p>
    <w:p w14:paraId="232DFADE" w14:textId="087F1883" w:rsidR="005447E4" w:rsidDel="00364FFF" w:rsidRDefault="005447E4">
      <w:pPr>
        <w:pBdr>
          <w:top w:val="nil"/>
          <w:left w:val="nil"/>
          <w:bottom w:val="nil"/>
          <w:right w:val="nil"/>
          <w:between w:val="nil"/>
        </w:pBdr>
        <w:jc w:val="both"/>
        <w:rPr>
          <w:del w:id="212" w:author="ĐÀNG ANH MIN ROG" w:date="2023-06-10T11:40:00Z"/>
          <w:sz w:val="26"/>
          <w:szCs w:val="26"/>
        </w:rPr>
      </w:pPr>
      <w:bookmarkStart w:id="213" w:name="_Toc137358838"/>
      <w:bookmarkStart w:id="214" w:name="_Toc153583239"/>
      <w:bookmarkStart w:id="215" w:name="_Toc153587580"/>
      <w:bookmarkStart w:id="216" w:name="_Toc153587664"/>
      <w:bookmarkStart w:id="217" w:name="_Toc153587906"/>
      <w:bookmarkStart w:id="218" w:name="_Toc154622267"/>
      <w:bookmarkStart w:id="219" w:name="_Toc154678584"/>
      <w:bookmarkEnd w:id="213"/>
      <w:bookmarkEnd w:id="214"/>
      <w:bookmarkEnd w:id="215"/>
      <w:bookmarkEnd w:id="216"/>
      <w:bookmarkEnd w:id="217"/>
      <w:bookmarkEnd w:id="218"/>
      <w:bookmarkEnd w:id="219"/>
    </w:p>
    <w:p w14:paraId="35FDD79D" w14:textId="0EDC1F94" w:rsidR="005447E4" w:rsidDel="00364FFF" w:rsidRDefault="005447E4">
      <w:pPr>
        <w:pBdr>
          <w:top w:val="nil"/>
          <w:left w:val="nil"/>
          <w:bottom w:val="nil"/>
          <w:right w:val="nil"/>
          <w:between w:val="nil"/>
        </w:pBdr>
        <w:jc w:val="both"/>
        <w:rPr>
          <w:del w:id="220" w:author="ĐÀNG ANH MIN ROG" w:date="2023-06-10T11:40:00Z"/>
          <w:sz w:val="26"/>
          <w:szCs w:val="26"/>
        </w:rPr>
      </w:pPr>
      <w:bookmarkStart w:id="221" w:name="_Toc137358839"/>
      <w:bookmarkStart w:id="222" w:name="_Toc153583240"/>
      <w:bookmarkStart w:id="223" w:name="_Toc153587581"/>
      <w:bookmarkStart w:id="224" w:name="_Toc153587665"/>
      <w:bookmarkStart w:id="225" w:name="_Toc153587907"/>
      <w:bookmarkStart w:id="226" w:name="_Toc154622268"/>
      <w:bookmarkStart w:id="227" w:name="_Toc154678585"/>
      <w:bookmarkEnd w:id="221"/>
      <w:bookmarkEnd w:id="222"/>
      <w:bookmarkEnd w:id="223"/>
      <w:bookmarkEnd w:id="224"/>
      <w:bookmarkEnd w:id="225"/>
      <w:bookmarkEnd w:id="226"/>
      <w:bookmarkEnd w:id="227"/>
    </w:p>
    <w:p w14:paraId="5D4B707F" w14:textId="2DB416E8" w:rsidR="001A1A4B" w:rsidDel="00364FFF" w:rsidRDefault="001A1A4B">
      <w:pPr>
        <w:pBdr>
          <w:top w:val="nil"/>
          <w:left w:val="nil"/>
          <w:bottom w:val="nil"/>
          <w:right w:val="nil"/>
          <w:between w:val="nil"/>
        </w:pBdr>
        <w:jc w:val="both"/>
        <w:rPr>
          <w:del w:id="228" w:author="ĐÀNG ANH MIN ROG" w:date="2023-06-10T11:40:00Z"/>
          <w:sz w:val="26"/>
          <w:szCs w:val="26"/>
        </w:rPr>
      </w:pPr>
      <w:bookmarkStart w:id="229" w:name="_Toc137358840"/>
      <w:bookmarkStart w:id="230" w:name="_Toc153583241"/>
      <w:bookmarkStart w:id="231" w:name="_Toc153587582"/>
      <w:bookmarkStart w:id="232" w:name="_Toc153587666"/>
      <w:bookmarkStart w:id="233" w:name="_Toc153587908"/>
      <w:bookmarkStart w:id="234" w:name="_Toc154622269"/>
      <w:bookmarkStart w:id="235" w:name="_Toc154678586"/>
      <w:bookmarkEnd w:id="229"/>
      <w:bookmarkEnd w:id="230"/>
      <w:bookmarkEnd w:id="231"/>
      <w:bookmarkEnd w:id="232"/>
      <w:bookmarkEnd w:id="233"/>
      <w:bookmarkEnd w:id="234"/>
      <w:bookmarkEnd w:id="235"/>
    </w:p>
    <w:p w14:paraId="365C6FDC" w14:textId="70DF8736" w:rsidR="001A1A4B" w:rsidDel="00364FFF" w:rsidRDefault="001A1A4B">
      <w:pPr>
        <w:pBdr>
          <w:top w:val="nil"/>
          <w:left w:val="nil"/>
          <w:bottom w:val="nil"/>
          <w:right w:val="nil"/>
          <w:between w:val="nil"/>
        </w:pBdr>
        <w:jc w:val="both"/>
        <w:rPr>
          <w:del w:id="236" w:author="ĐÀNG ANH MIN ROG" w:date="2023-06-10T11:40:00Z"/>
          <w:sz w:val="26"/>
          <w:szCs w:val="26"/>
        </w:rPr>
      </w:pPr>
      <w:bookmarkStart w:id="237" w:name="_Toc137358841"/>
      <w:bookmarkStart w:id="238" w:name="_Toc153583242"/>
      <w:bookmarkStart w:id="239" w:name="_Toc153587583"/>
      <w:bookmarkStart w:id="240" w:name="_Toc153587667"/>
      <w:bookmarkStart w:id="241" w:name="_Toc153587909"/>
      <w:bookmarkStart w:id="242" w:name="_Toc154622270"/>
      <w:bookmarkStart w:id="243" w:name="_Toc154678587"/>
      <w:bookmarkEnd w:id="237"/>
      <w:bookmarkEnd w:id="238"/>
      <w:bookmarkEnd w:id="239"/>
      <w:bookmarkEnd w:id="240"/>
      <w:bookmarkEnd w:id="241"/>
      <w:bookmarkEnd w:id="242"/>
      <w:bookmarkEnd w:id="243"/>
    </w:p>
    <w:p w14:paraId="03CB907E" w14:textId="4A532704" w:rsidR="001A1A4B" w:rsidDel="00364FFF" w:rsidRDefault="001A1A4B">
      <w:pPr>
        <w:pBdr>
          <w:top w:val="nil"/>
          <w:left w:val="nil"/>
          <w:bottom w:val="nil"/>
          <w:right w:val="nil"/>
          <w:between w:val="nil"/>
        </w:pBdr>
        <w:jc w:val="both"/>
        <w:rPr>
          <w:del w:id="244" w:author="ĐÀNG ANH MIN ROG" w:date="2023-06-10T11:40:00Z"/>
          <w:sz w:val="26"/>
          <w:szCs w:val="26"/>
        </w:rPr>
      </w:pPr>
      <w:bookmarkStart w:id="245" w:name="_Toc137358842"/>
      <w:bookmarkStart w:id="246" w:name="_Toc153583243"/>
      <w:bookmarkStart w:id="247" w:name="_Toc153587584"/>
      <w:bookmarkStart w:id="248" w:name="_Toc153587668"/>
      <w:bookmarkStart w:id="249" w:name="_Toc153587910"/>
      <w:bookmarkStart w:id="250" w:name="_Toc154622271"/>
      <w:bookmarkStart w:id="251" w:name="_Toc154678588"/>
      <w:bookmarkEnd w:id="245"/>
      <w:bookmarkEnd w:id="246"/>
      <w:bookmarkEnd w:id="247"/>
      <w:bookmarkEnd w:id="248"/>
      <w:bookmarkEnd w:id="249"/>
      <w:bookmarkEnd w:id="250"/>
      <w:bookmarkEnd w:id="251"/>
    </w:p>
    <w:p w14:paraId="595BBF39" w14:textId="730C9CCA" w:rsidR="001A1A4B" w:rsidDel="00364FFF" w:rsidRDefault="001A1A4B">
      <w:pPr>
        <w:pBdr>
          <w:top w:val="nil"/>
          <w:left w:val="nil"/>
          <w:bottom w:val="nil"/>
          <w:right w:val="nil"/>
          <w:between w:val="nil"/>
        </w:pBdr>
        <w:jc w:val="both"/>
        <w:rPr>
          <w:del w:id="252" w:author="ĐÀNG ANH MIN ROG" w:date="2023-06-10T11:40:00Z"/>
          <w:sz w:val="26"/>
          <w:szCs w:val="26"/>
        </w:rPr>
      </w:pPr>
      <w:bookmarkStart w:id="253" w:name="_Toc137358843"/>
      <w:bookmarkStart w:id="254" w:name="_Toc153583244"/>
      <w:bookmarkStart w:id="255" w:name="_Toc153587585"/>
      <w:bookmarkStart w:id="256" w:name="_Toc153587669"/>
      <w:bookmarkStart w:id="257" w:name="_Toc153587911"/>
      <w:bookmarkStart w:id="258" w:name="_Toc154622272"/>
      <w:bookmarkStart w:id="259" w:name="_Toc154678589"/>
      <w:bookmarkEnd w:id="253"/>
      <w:bookmarkEnd w:id="254"/>
      <w:bookmarkEnd w:id="255"/>
      <w:bookmarkEnd w:id="256"/>
      <w:bookmarkEnd w:id="257"/>
      <w:bookmarkEnd w:id="258"/>
      <w:bookmarkEnd w:id="259"/>
    </w:p>
    <w:p w14:paraId="070CDD8A" w14:textId="45E7F781" w:rsidR="001A1A4B" w:rsidDel="00364FFF" w:rsidRDefault="001A1A4B">
      <w:pPr>
        <w:pBdr>
          <w:top w:val="nil"/>
          <w:left w:val="nil"/>
          <w:bottom w:val="nil"/>
          <w:right w:val="nil"/>
          <w:between w:val="nil"/>
        </w:pBdr>
        <w:jc w:val="both"/>
        <w:rPr>
          <w:del w:id="260" w:author="ĐÀNG ANH MIN ROG" w:date="2023-06-10T11:40:00Z"/>
          <w:sz w:val="26"/>
          <w:szCs w:val="26"/>
        </w:rPr>
      </w:pPr>
      <w:bookmarkStart w:id="261" w:name="_Toc137358844"/>
      <w:bookmarkStart w:id="262" w:name="_Toc153583245"/>
      <w:bookmarkStart w:id="263" w:name="_Toc153587586"/>
      <w:bookmarkStart w:id="264" w:name="_Toc153587670"/>
      <w:bookmarkStart w:id="265" w:name="_Toc153587912"/>
      <w:bookmarkStart w:id="266" w:name="_Toc154622273"/>
      <w:bookmarkStart w:id="267" w:name="_Toc154678590"/>
      <w:bookmarkEnd w:id="261"/>
      <w:bookmarkEnd w:id="262"/>
      <w:bookmarkEnd w:id="263"/>
      <w:bookmarkEnd w:id="264"/>
      <w:bookmarkEnd w:id="265"/>
      <w:bookmarkEnd w:id="266"/>
      <w:bookmarkEnd w:id="267"/>
    </w:p>
    <w:p w14:paraId="58347A17" w14:textId="6F0EEF18" w:rsidR="001A1A4B" w:rsidDel="00364FFF" w:rsidRDefault="001A1A4B">
      <w:pPr>
        <w:pBdr>
          <w:top w:val="nil"/>
          <w:left w:val="nil"/>
          <w:bottom w:val="nil"/>
          <w:right w:val="nil"/>
          <w:between w:val="nil"/>
        </w:pBdr>
        <w:jc w:val="both"/>
        <w:rPr>
          <w:del w:id="268" w:author="ĐÀNG ANH MIN ROG" w:date="2023-06-10T11:40:00Z"/>
          <w:sz w:val="26"/>
          <w:szCs w:val="26"/>
        </w:rPr>
      </w:pPr>
      <w:bookmarkStart w:id="269" w:name="_Toc137358845"/>
      <w:bookmarkStart w:id="270" w:name="_Toc153583246"/>
      <w:bookmarkStart w:id="271" w:name="_Toc153587587"/>
      <w:bookmarkStart w:id="272" w:name="_Toc153587671"/>
      <w:bookmarkStart w:id="273" w:name="_Toc153587913"/>
      <w:bookmarkStart w:id="274" w:name="_Toc154622274"/>
      <w:bookmarkStart w:id="275" w:name="_Toc154678591"/>
      <w:bookmarkEnd w:id="269"/>
      <w:bookmarkEnd w:id="270"/>
      <w:bookmarkEnd w:id="271"/>
      <w:bookmarkEnd w:id="272"/>
      <w:bookmarkEnd w:id="273"/>
      <w:bookmarkEnd w:id="274"/>
      <w:bookmarkEnd w:id="275"/>
    </w:p>
    <w:p w14:paraId="619909CF" w14:textId="2AF766C1" w:rsidR="001A1A4B" w:rsidDel="00364FFF" w:rsidRDefault="001A1A4B">
      <w:pPr>
        <w:pBdr>
          <w:top w:val="nil"/>
          <w:left w:val="nil"/>
          <w:bottom w:val="nil"/>
          <w:right w:val="nil"/>
          <w:between w:val="nil"/>
        </w:pBdr>
        <w:jc w:val="both"/>
        <w:rPr>
          <w:del w:id="276" w:author="ĐÀNG ANH MIN ROG" w:date="2023-06-10T11:40:00Z"/>
          <w:sz w:val="26"/>
          <w:szCs w:val="26"/>
        </w:rPr>
      </w:pPr>
      <w:bookmarkStart w:id="277" w:name="_Toc137358846"/>
      <w:bookmarkStart w:id="278" w:name="_Toc153583247"/>
      <w:bookmarkStart w:id="279" w:name="_Toc153587588"/>
      <w:bookmarkStart w:id="280" w:name="_Toc153587672"/>
      <w:bookmarkStart w:id="281" w:name="_Toc153587914"/>
      <w:bookmarkStart w:id="282" w:name="_Toc154622275"/>
      <w:bookmarkStart w:id="283" w:name="_Toc154678592"/>
      <w:bookmarkEnd w:id="277"/>
      <w:bookmarkEnd w:id="278"/>
      <w:bookmarkEnd w:id="279"/>
      <w:bookmarkEnd w:id="280"/>
      <w:bookmarkEnd w:id="281"/>
      <w:bookmarkEnd w:id="282"/>
      <w:bookmarkEnd w:id="283"/>
    </w:p>
    <w:p w14:paraId="50E5654E" w14:textId="77777777" w:rsidR="001A1A4B" w:rsidDel="00364FFF" w:rsidRDefault="001A1A4B">
      <w:pPr>
        <w:pBdr>
          <w:top w:val="nil"/>
          <w:left w:val="nil"/>
          <w:bottom w:val="nil"/>
          <w:right w:val="nil"/>
          <w:between w:val="nil"/>
        </w:pBdr>
        <w:jc w:val="both"/>
        <w:rPr>
          <w:del w:id="284" w:author="ĐÀNG ANH MIN ROG" w:date="2023-06-10T11:40:00Z"/>
          <w:sz w:val="26"/>
          <w:szCs w:val="26"/>
        </w:rPr>
      </w:pPr>
      <w:bookmarkStart w:id="285" w:name="_Toc137358847"/>
      <w:bookmarkStart w:id="286" w:name="_Toc153583248"/>
      <w:bookmarkStart w:id="287" w:name="_Toc153587589"/>
      <w:bookmarkStart w:id="288" w:name="_Toc153587673"/>
      <w:bookmarkStart w:id="289" w:name="_Toc153587915"/>
      <w:bookmarkStart w:id="290" w:name="_Toc154622276"/>
      <w:bookmarkStart w:id="291" w:name="_Toc154678593"/>
      <w:bookmarkEnd w:id="285"/>
      <w:bookmarkEnd w:id="286"/>
      <w:bookmarkEnd w:id="287"/>
      <w:bookmarkEnd w:id="288"/>
      <w:bookmarkEnd w:id="289"/>
      <w:bookmarkEnd w:id="290"/>
      <w:bookmarkEnd w:id="291"/>
    </w:p>
    <w:p w14:paraId="5215BFCB" w14:textId="4A987B86" w:rsidR="001A1A4B" w:rsidDel="00364FFF" w:rsidRDefault="001A1A4B">
      <w:pPr>
        <w:pBdr>
          <w:top w:val="nil"/>
          <w:left w:val="nil"/>
          <w:bottom w:val="nil"/>
          <w:right w:val="nil"/>
          <w:between w:val="nil"/>
        </w:pBdr>
        <w:jc w:val="both"/>
        <w:rPr>
          <w:del w:id="292" w:author="ĐÀNG ANH MIN ROG" w:date="2023-06-10T11:41:00Z"/>
          <w:sz w:val="26"/>
          <w:szCs w:val="26"/>
        </w:rPr>
      </w:pPr>
      <w:bookmarkStart w:id="293" w:name="_Toc137358848"/>
      <w:bookmarkStart w:id="294" w:name="_Toc153583249"/>
      <w:bookmarkStart w:id="295" w:name="_Toc153587590"/>
      <w:bookmarkStart w:id="296" w:name="_Toc153587674"/>
      <w:bookmarkStart w:id="297" w:name="_Toc153587916"/>
      <w:bookmarkStart w:id="298" w:name="_Toc154622277"/>
      <w:bookmarkStart w:id="299" w:name="_Toc154678594"/>
      <w:bookmarkEnd w:id="293"/>
      <w:bookmarkEnd w:id="294"/>
      <w:bookmarkEnd w:id="295"/>
      <w:bookmarkEnd w:id="296"/>
      <w:bookmarkEnd w:id="297"/>
      <w:bookmarkEnd w:id="298"/>
      <w:bookmarkEnd w:id="299"/>
    </w:p>
    <w:p w14:paraId="66456804" w14:textId="0CD376F9" w:rsidR="005447E4" w:rsidRPr="00791C2C" w:rsidRDefault="00000000" w:rsidP="00791C2C">
      <w:pPr>
        <w:pStyle w:val="Heading1"/>
      </w:pPr>
      <w:bookmarkStart w:id="300" w:name="_Toc153583250"/>
      <w:bookmarkStart w:id="301" w:name="_Toc153587675"/>
      <w:bookmarkStart w:id="302" w:name="_Toc154678595"/>
      <w:r w:rsidRPr="00791C2C">
        <w:t>CƠ SỞ LÝ THUYẾT</w:t>
      </w:r>
      <w:bookmarkEnd w:id="300"/>
      <w:bookmarkEnd w:id="301"/>
      <w:bookmarkEnd w:id="302"/>
    </w:p>
    <w:p w14:paraId="0FB45452" w14:textId="18B5D18A" w:rsidR="005447E4" w:rsidRDefault="00000000" w:rsidP="004879E7">
      <w:pPr>
        <w:pStyle w:val="Heading2"/>
        <w:ind w:left="1854"/>
      </w:pPr>
      <w:bookmarkStart w:id="303" w:name="_Toc153583251"/>
      <w:bookmarkStart w:id="304" w:name="_Toc153587676"/>
      <w:bookmarkStart w:id="305" w:name="_Toc154678596"/>
      <w:commentRangeStart w:id="306"/>
      <w:r w:rsidRPr="00F802BB">
        <w:t>F</w:t>
      </w:r>
      <w:ins w:id="307" w:author="ĐÀNG ANH MIN ROG" w:date="2023-06-10T12:35:00Z">
        <w:r w:rsidR="00161E1C">
          <w:t>ro</w:t>
        </w:r>
      </w:ins>
      <w:del w:id="308" w:author="ĐÀNG ANH MIN ROG" w:date="2023-06-10T12:35:00Z">
        <w:r w:rsidRPr="00F802BB" w:rsidDel="00161E1C">
          <w:delText>or</w:delText>
        </w:r>
      </w:del>
      <w:r w:rsidRPr="00F802BB">
        <w:t>ntend</w:t>
      </w:r>
      <w:commentRangeEnd w:id="306"/>
      <w:r w:rsidR="005938D8">
        <w:rPr>
          <w:rStyle w:val="CommentReference"/>
          <w:b w:val="0"/>
        </w:rPr>
        <w:commentReference w:id="306"/>
      </w:r>
      <w:bookmarkEnd w:id="303"/>
      <w:bookmarkEnd w:id="304"/>
      <w:bookmarkEnd w:id="305"/>
    </w:p>
    <w:p w14:paraId="1167F50E" w14:textId="77777777" w:rsidR="00305CF4" w:rsidRPr="00D94A38" w:rsidRDefault="00305CF4" w:rsidP="00305CF4">
      <w:pPr>
        <w:pStyle w:val="Heading3"/>
      </w:pPr>
      <w:bookmarkStart w:id="309" w:name="_Toc153583252"/>
      <w:bookmarkStart w:id="310" w:name="_Toc153587677"/>
      <w:bookmarkStart w:id="311" w:name="_Toc154678597"/>
      <w:r w:rsidRPr="00D94A38">
        <w:t>HTML:</w:t>
      </w:r>
      <w:bookmarkEnd w:id="309"/>
      <w:bookmarkEnd w:id="310"/>
      <w:bookmarkEnd w:id="311"/>
      <w:r w:rsidRPr="00D94A38">
        <w:t xml:space="preserve"> </w:t>
      </w:r>
    </w:p>
    <w:p w14:paraId="5C30CC96" w14:textId="77777777" w:rsidR="00305CF4" w:rsidRDefault="00305CF4" w:rsidP="00103133">
      <w:pPr>
        <w:pBdr>
          <w:top w:val="nil"/>
          <w:left w:val="nil"/>
          <w:bottom w:val="nil"/>
          <w:right w:val="nil"/>
          <w:between w:val="nil"/>
        </w:pBdr>
        <w:ind w:firstLine="425"/>
        <w:jc w:val="both"/>
        <w:rPr>
          <w:sz w:val="26"/>
          <w:szCs w:val="26"/>
        </w:rPr>
      </w:pPr>
      <w:r>
        <w:rPr>
          <w:sz w:val="26"/>
          <w:szCs w:val="26"/>
        </w:rPr>
        <w:t>HTML (HyperText Markup Language) là ngôn ngữ đánh dấu siêu văn bản được sử dụng để xây dựng các trang web. Được phát triển vào những năm 1990, HTML là một phần quan trọng của Công nghệ thông tin và trở thành tiêu chuẩn chung cho việc tạo nội dung web.</w:t>
      </w:r>
    </w:p>
    <w:p w14:paraId="572580AA" w14:textId="77777777" w:rsidR="00305CF4" w:rsidRDefault="00305CF4" w:rsidP="00103133">
      <w:pPr>
        <w:pBdr>
          <w:top w:val="nil"/>
          <w:left w:val="nil"/>
          <w:bottom w:val="nil"/>
          <w:right w:val="nil"/>
          <w:between w:val="nil"/>
        </w:pBdr>
        <w:ind w:firstLine="425"/>
        <w:jc w:val="both"/>
        <w:rPr>
          <w:sz w:val="26"/>
          <w:szCs w:val="26"/>
        </w:rPr>
      </w:pPr>
      <w:r>
        <w:rPr>
          <w:sz w:val="26"/>
          <w:szCs w:val="26"/>
        </w:rPr>
        <w:t>Lý thuyết HTML dựa trên các khái niệm cơ bản của siêu văn bản, trong đó các thành phần của trang web được sử dụng để định dạng và tổ chức nội dung. Một tài liệu HTML được tạo thành từ các thẻ (tags) và các phần tử (elements) được chứa trong các thẻ đó.</w:t>
      </w:r>
    </w:p>
    <w:p w14:paraId="54C5E25B" w14:textId="77777777" w:rsidR="00305CF4" w:rsidRDefault="00305CF4" w:rsidP="00103133">
      <w:pPr>
        <w:pBdr>
          <w:top w:val="nil"/>
          <w:left w:val="nil"/>
          <w:bottom w:val="nil"/>
          <w:right w:val="nil"/>
          <w:between w:val="nil"/>
        </w:pBdr>
        <w:ind w:firstLine="425"/>
        <w:jc w:val="both"/>
        <w:rPr>
          <w:sz w:val="26"/>
          <w:szCs w:val="26"/>
        </w:rPr>
      </w:pPr>
      <w:r>
        <w:rPr>
          <w:sz w:val="26"/>
          <w:szCs w:val="26"/>
        </w:rPr>
        <w:t>Cấu trúc tổ chức của một tài liệu HTML thường bao gồm một thẻ "&lt;html&gt;" chứa các phần tử "&lt;head&gt;" và "&lt;body&gt;". Phần tử "&lt;head&gt;" chứa các thông tin mô tả tài liệu và thẻ "&lt;body&gt;" chứa nội dung hiển thị trên trình duyệt.</w:t>
      </w:r>
    </w:p>
    <w:p w14:paraId="4689ACC7" w14:textId="77777777" w:rsidR="00305CF4" w:rsidRDefault="00305CF4" w:rsidP="00103133">
      <w:pPr>
        <w:pBdr>
          <w:top w:val="nil"/>
          <w:left w:val="nil"/>
          <w:bottom w:val="nil"/>
          <w:right w:val="nil"/>
          <w:between w:val="nil"/>
        </w:pBdr>
        <w:ind w:firstLine="425"/>
        <w:jc w:val="both"/>
        <w:rPr>
          <w:sz w:val="26"/>
          <w:szCs w:val="26"/>
        </w:rPr>
      </w:pPr>
      <w:r>
        <w:rPr>
          <w:sz w:val="26"/>
          <w:szCs w:val="26"/>
        </w:rPr>
        <w:t>Một số khái niệm quan trọng khác trong lý thuyết HTML bao gồm khả năng tạo liên kết, sử dụng mẫu (templates) và các công cụ khác nhau để kiểm tra và xác thực tính hợp lệ của mã HTML.</w:t>
      </w:r>
    </w:p>
    <w:p w14:paraId="33AD65DB" w14:textId="78BDB6EA" w:rsidR="00465106" w:rsidRPr="00465106" w:rsidRDefault="00465106" w:rsidP="00465106">
      <w:pPr>
        <w:pBdr>
          <w:top w:val="nil"/>
          <w:left w:val="nil"/>
          <w:bottom w:val="nil"/>
          <w:right w:val="nil"/>
          <w:between w:val="nil"/>
        </w:pBdr>
        <w:ind w:firstLine="425"/>
        <w:jc w:val="both"/>
        <w:rPr>
          <w:sz w:val="26"/>
          <w:szCs w:val="26"/>
        </w:rPr>
      </w:pPr>
      <w:r w:rsidRPr="00465106">
        <w:rPr>
          <w:sz w:val="26"/>
          <w:szCs w:val="26"/>
        </w:rPr>
        <w:t>Ưu điểm của HTML (HyperText Markup Language):</w:t>
      </w:r>
    </w:p>
    <w:p w14:paraId="32BF32C1" w14:textId="211F1630" w:rsidR="00465106" w:rsidRPr="00465106" w:rsidRDefault="00465106" w:rsidP="00465106">
      <w:pPr>
        <w:pStyle w:val="ListParagraph"/>
        <w:numPr>
          <w:ilvl w:val="0"/>
          <w:numId w:val="30"/>
        </w:numPr>
        <w:pBdr>
          <w:top w:val="nil"/>
          <w:left w:val="nil"/>
          <w:bottom w:val="nil"/>
          <w:right w:val="nil"/>
          <w:between w:val="nil"/>
        </w:pBdr>
        <w:jc w:val="both"/>
        <w:rPr>
          <w:sz w:val="26"/>
          <w:szCs w:val="26"/>
        </w:rPr>
      </w:pPr>
      <w:r w:rsidRPr="00465106">
        <w:rPr>
          <w:sz w:val="26"/>
          <w:szCs w:val="26"/>
        </w:rPr>
        <w:t>Dễ học và sử dụng: HTML là ngôn ngữ đánh dấu cơ bản và dễ học, làm cho nó phù hợp cho người mới bắt đầu học lập trình web.</w:t>
      </w:r>
    </w:p>
    <w:p w14:paraId="7A8496BB" w14:textId="40A2E78F" w:rsidR="00465106" w:rsidRPr="00465106" w:rsidRDefault="00465106" w:rsidP="00465106">
      <w:pPr>
        <w:pStyle w:val="ListParagraph"/>
        <w:numPr>
          <w:ilvl w:val="0"/>
          <w:numId w:val="30"/>
        </w:numPr>
        <w:pBdr>
          <w:top w:val="nil"/>
          <w:left w:val="nil"/>
          <w:bottom w:val="nil"/>
          <w:right w:val="nil"/>
          <w:between w:val="nil"/>
        </w:pBdr>
        <w:jc w:val="both"/>
        <w:rPr>
          <w:sz w:val="26"/>
          <w:szCs w:val="26"/>
        </w:rPr>
      </w:pPr>
      <w:r w:rsidRPr="00465106">
        <w:rPr>
          <w:sz w:val="26"/>
          <w:szCs w:val="26"/>
        </w:rPr>
        <w:t>Phổ biến và chuẩn hóa: HTML là ngôn ngữ cơ bản cho phát triển web và được hỗ trợ rộng rãi trên mọi trình duyệt, làm cho nó trở thành một tiêu chuẩn chung trong ngành.</w:t>
      </w:r>
    </w:p>
    <w:p w14:paraId="0FB1F916" w14:textId="449A34A9" w:rsidR="00465106" w:rsidRPr="00465106" w:rsidRDefault="00465106" w:rsidP="00465106">
      <w:pPr>
        <w:pStyle w:val="ListParagraph"/>
        <w:numPr>
          <w:ilvl w:val="0"/>
          <w:numId w:val="30"/>
        </w:numPr>
        <w:pBdr>
          <w:top w:val="nil"/>
          <w:left w:val="nil"/>
          <w:bottom w:val="nil"/>
          <w:right w:val="nil"/>
          <w:between w:val="nil"/>
        </w:pBdr>
        <w:jc w:val="both"/>
        <w:rPr>
          <w:sz w:val="26"/>
          <w:szCs w:val="26"/>
        </w:rPr>
      </w:pPr>
      <w:r w:rsidRPr="00465106">
        <w:rPr>
          <w:sz w:val="26"/>
          <w:szCs w:val="26"/>
        </w:rPr>
        <w:t>Hỗ trợ đa phương tiện: HTML hỗ trợ tích hợp các phương tiện đa dạng như hình ảnh, video, âm thanh, và các đối tượng multimedia khác.</w:t>
      </w:r>
    </w:p>
    <w:p w14:paraId="4CB92404" w14:textId="6AE31DD2" w:rsidR="00465106" w:rsidRPr="00465106" w:rsidRDefault="00465106" w:rsidP="00465106">
      <w:pPr>
        <w:pStyle w:val="ListParagraph"/>
        <w:numPr>
          <w:ilvl w:val="0"/>
          <w:numId w:val="30"/>
        </w:numPr>
        <w:pBdr>
          <w:top w:val="nil"/>
          <w:left w:val="nil"/>
          <w:bottom w:val="nil"/>
          <w:right w:val="nil"/>
          <w:between w:val="nil"/>
        </w:pBdr>
        <w:jc w:val="both"/>
        <w:rPr>
          <w:sz w:val="26"/>
          <w:szCs w:val="26"/>
        </w:rPr>
      </w:pPr>
      <w:r w:rsidRPr="00465106">
        <w:rPr>
          <w:sz w:val="26"/>
          <w:szCs w:val="26"/>
        </w:rPr>
        <w:t>Duyệt mọi nơi: HTML là ngôn ngữ độc lập từ nền tảng, có thể chạy trên mọi thiết bị và trình duyệt.</w:t>
      </w:r>
    </w:p>
    <w:p w14:paraId="3A3CD48B" w14:textId="25FBE6BE" w:rsidR="00465106" w:rsidRPr="00465106" w:rsidRDefault="00465106" w:rsidP="00465106">
      <w:pPr>
        <w:pStyle w:val="ListParagraph"/>
        <w:numPr>
          <w:ilvl w:val="0"/>
          <w:numId w:val="30"/>
        </w:numPr>
        <w:pBdr>
          <w:top w:val="nil"/>
          <w:left w:val="nil"/>
          <w:bottom w:val="nil"/>
          <w:right w:val="nil"/>
          <w:between w:val="nil"/>
        </w:pBdr>
        <w:jc w:val="both"/>
        <w:rPr>
          <w:sz w:val="26"/>
          <w:szCs w:val="26"/>
        </w:rPr>
      </w:pPr>
      <w:r w:rsidRPr="00465106">
        <w:rPr>
          <w:sz w:val="26"/>
          <w:szCs w:val="26"/>
        </w:rPr>
        <w:lastRenderedPageBreak/>
        <w:t>SEO tốt: Việc sử dụng cấu trúc đúng của HTML có thể cải thiện khả năng tìm kiếm của trang web, vì các công cụ tìm kiếm có thể hiểu và đánh giá nội dung một cách dễ dàng.</w:t>
      </w:r>
    </w:p>
    <w:p w14:paraId="441FE289" w14:textId="5B3EAE74" w:rsidR="00465106" w:rsidRPr="00465106" w:rsidRDefault="00465106" w:rsidP="00465106">
      <w:pPr>
        <w:pStyle w:val="ListParagraph"/>
        <w:numPr>
          <w:ilvl w:val="0"/>
          <w:numId w:val="30"/>
        </w:numPr>
        <w:pBdr>
          <w:top w:val="nil"/>
          <w:left w:val="nil"/>
          <w:bottom w:val="nil"/>
          <w:right w:val="nil"/>
          <w:between w:val="nil"/>
        </w:pBdr>
        <w:jc w:val="both"/>
        <w:rPr>
          <w:sz w:val="26"/>
          <w:szCs w:val="26"/>
        </w:rPr>
      </w:pPr>
      <w:r w:rsidRPr="00465106">
        <w:rPr>
          <w:sz w:val="26"/>
          <w:szCs w:val="26"/>
        </w:rPr>
        <w:t>Tích hợp với các ngôn ngữ khác: HTML có thể tích hợp dễ dàng với các ngôn ngữ lập trình và công nghệ khác như CSS (Cascading Style Sheets) và JavaScript để tạo ra trải nghiệm web đa dạng</w:t>
      </w:r>
      <w:r w:rsidRPr="00465106">
        <w:rPr>
          <w:sz w:val="26"/>
          <w:szCs w:val="26"/>
        </w:rPr>
        <w:t xml:space="preserve"> </w:t>
      </w:r>
      <w:r w:rsidRPr="00465106">
        <w:rPr>
          <w:sz w:val="26"/>
          <w:szCs w:val="26"/>
        </w:rPr>
        <w:t>và phức tạp hơn.</w:t>
      </w:r>
    </w:p>
    <w:p w14:paraId="0F87219B" w14:textId="31180541" w:rsidR="00465106" w:rsidRPr="00465106" w:rsidRDefault="00465106" w:rsidP="00465106">
      <w:pPr>
        <w:pBdr>
          <w:top w:val="nil"/>
          <w:left w:val="nil"/>
          <w:bottom w:val="nil"/>
          <w:right w:val="nil"/>
          <w:between w:val="nil"/>
        </w:pBdr>
        <w:ind w:firstLine="425"/>
        <w:jc w:val="both"/>
        <w:rPr>
          <w:sz w:val="26"/>
          <w:szCs w:val="26"/>
        </w:rPr>
      </w:pPr>
      <w:r w:rsidRPr="00465106">
        <w:rPr>
          <w:sz w:val="26"/>
          <w:szCs w:val="26"/>
        </w:rPr>
        <w:t>Nhược điểm của HTML:</w:t>
      </w:r>
    </w:p>
    <w:p w14:paraId="6106E53D" w14:textId="018E62B0" w:rsidR="00465106" w:rsidRPr="00465106" w:rsidRDefault="00465106" w:rsidP="00465106">
      <w:pPr>
        <w:pStyle w:val="ListParagraph"/>
        <w:numPr>
          <w:ilvl w:val="0"/>
          <w:numId w:val="31"/>
        </w:numPr>
        <w:pBdr>
          <w:top w:val="nil"/>
          <w:left w:val="nil"/>
          <w:bottom w:val="nil"/>
          <w:right w:val="nil"/>
          <w:between w:val="nil"/>
        </w:pBdr>
        <w:jc w:val="both"/>
        <w:rPr>
          <w:sz w:val="26"/>
          <w:szCs w:val="26"/>
        </w:rPr>
      </w:pPr>
      <w:r w:rsidRPr="00465106">
        <w:rPr>
          <w:sz w:val="26"/>
          <w:szCs w:val="26"/>
        </w:rPr>
        <w:t>Thiếu khả năng tương tác: HTML ban đầu được thiết kế để mô tả cấu trúc của trang web, không có khả năng tương tác phức tạp mà JavaScript thường cung cấp.</w:t>
      </w:r>
    </w:p>
    <w:p w14:paraId="5AEA6E9D" w14:textId="4E6CA5C5" w:rsidR="00465106" w:rsidRPr="00465106" w:rsidRDefault="00465106" w:rsidP="00465106">
      <w:pPr>
        <w:pStyle w:val="ListParagraph"/>
        <w:numPr>
          <w:ilvl w:val="0"/>
          <w:numId w:val="31"/>
        </w:numPr>
        <w:pBdr>
          <w:top w:val="nil"/>
          <w:left w:val="nil"/>
          <w:bottom w:val="nil"/>
          <w:right w:val="nil"/>
          <w:between w:val="nil"/>
        </w:pBdr>
        <w:jc w:val="both"/>
        <w:rPr>
          <w:sz w:val="26"/>
          <w:szCs w:val="26"/>
        </w:rPr>
      </w:pPr>
      <w:r w:rsidRPr="00465106">
        <w:rPr>
          <w:sz w:val="26"/>
          <w:szCs w:val="26"/>
        </w:rPr>
        <w:t>Giao diện đơn giản: HTML chỉ mô tả cấu trúc và nội dung của trang web, không đi sâu vào thiết kế và trình bày.</w:t>
      </w:r>
    </w:p>
    <w:p w14:paraId="656A1B5B" w14:textId="39205A5F" w:rsidR="00465106" w:rsidRPr="00465106" w:rsidRDefault="00465106" w:rsidP="00465106">
      <w:pPr>
        <w:pStyle w:val="ListParagraph"/>
        <w:numPr>
          <w:ilvl w:val="0"/>
          <w:numId w:val="31"/>
        </w:numPr>
        <w:pBdr>
          <w:top w:val="nil"/>
          <w:left w:val="nil"/>
          <w:bottom w:val="nil"/>
          <w:right w:val="nil"/>
          <w:between w:val="nil"/>
        </w:pBdr>
        <w:jc w:val="both"/>
        <w:rPr>
          <w:sz w:val="26"/>
          <w:szCs w:val="26"/>
        </w:rPr>
      </w:pPr>
      <w:r w:rsidRPr="00465106">
        <w:rPr>
          <w:sz w:val="26"/>
          <w:szCs w:val="26"/>
        </w:rPr>
        <w:t>Khả năng mở rộng hạn chế: HTML có giới hạn trong việc tạo các tính năng động và phức tạp, đặc biệt là so với các ngôn ngữ lập trình web hiện đại.</w:t>
      </w:r>
    </w:p>
    <w:p w14:paraId="7EFB76A2" w14:textId="2937D1B8" w:rsidR="00465106" w:rsidRPr="00465106" w:rsidRDefault="00465106" w:rsidP="00465106">
      <w:pPr>
        <w:pStyle w:val="ListParagraph"/>
        <w:numPr>
          <w:ilvl w:val="0"/>
          <w:numId w:val="31"/>
        </w:numPr>
        <w:pBdr>
          <w:top w:val="nil"/>
          <w:left w:val="nil"/>
          <w:bottom w:val="nil"/>
          <w:right w:val="nil"/>
          <w:between w:val="nil"/>
        </w:pBdr>
        <w:jc w:val="both"/>
        <w:rPr>
          <w:sz w:val="26"/>
          <w:szCs w:val="26"/>
        </w:rPr>
      </w:pPr>
      <w:r w:rsidRPr="00465106">
        <w:rPr>
          <w:sz w:val="26"/>
          <w:szCs w:val="26"/>
        </w:rPr>
        <w:t>Không giữ trạng thái: HTML không giữ thông tin trạng thái giữa các yêu cầu, điều này có thể tạo ra thách thức trong việc duy trì trạng thái của ứng dụng web.</w:t>
      </w:r>
    </w:p>
    <w:p w14:paraId="34A4847F" w14:textId="10033398" w:rsidR="00465106" w:rsidRPr="00465106" w:rsidRDefault="00465106" w:rsidP="00465106">
      <w:pPr>
        <w:pStyle w:val="ListParagraph"/>
        <w:numPr>
          <w:ilvl w:val="0"/>
          <w:numId w:val="31"/>
        </w:numPr>
        <w:pBdr>
          <w:top w:val="nil"/>
          <w:left w:val="nil"/>
          <w:bottom w:val="nil"/>
          <w:right w:val="nil"/>
          <w:between w:val="nil"/>
        </w:pBdr>
        <w:jc w:val="both"/>
        <w:rPr>
          <w:sz w:val="26"/>
          <w:szCs w:val="26"/>
        </w:rPr>
      </w:pPr>
      <w:r w:rsidRPr="00465106">
        <w:rPr>
          <w:sz w:val="26"/>
          <w:szCs w:val="26"/>
        </w:rPr>
        <w:t>Khó khăn khi xử lý dữ liệu người dùng: HTML không cung cấp các cơ chế tích hợp để xử lý dữ liệu người dùng và tương tác người dùng nâng cao.</w:t>
      </w:r>
    </w:p>
    <w:p w14:paraId="4D8A0693" w14:textId="4530AA04" w:rsidR="00103133" w:rsidRDefault="00103133" w:rsidP="00305CF4">
      <w:pPr>
        <w:pStyle w:val="Heading3"/>
      </w:pPr>
      <w:bookmarkStart w:id="312" w:name="_Toc153587678"/>
      <w:bookmarkStart w:id="313" w:name="_Toc153583253"/>
      <w:bookmarkStart w:id="314" w:name="_Toc154678598"/>
      <w:r>
        <w:t>CSS</w:t>
      </w:r>
      <w:bookmarkEnd w:id="312"/>
      <w:bookmarkEnd w:id="314"/>
    </w:p>
    <w:bookmarkEnd w:id="313"/>
    <w:p w14:paraId="1F5E594D" w14:textId="77777777" w:rsidR="00305CF4" w:rsidRDefault="00305CF4" w:rsidP="00103133">
      <w:pPr>
        <w:pBdr>
          <w:top w:val="nil"/>
          <w:left w:val="nil"/>
          <w:bottom w:val="nil"/>
          <w:right w:val="nil"/>
          <w:between w:val="nil"/>
        </w:pBdr>
        <w:ind w:firstLine="425"/>
        <w:jc w:val="both"/>
        <w:rPr>
          <w:sz w:val="26"/>
          <w:szCs w:val="26"/>
        </w:rPr>
      </w:pPr>
      <w:r>
        <w:rPr>
          <w:sz w:val="26"/>
          <w:szCs w:val="26"/>
        </w:rPr>
        <w:t>CSS (Cascading Style Sheets) là một ngôn ngữ đánh dấu được sử dụng để mô tả cách trang web được hiển thị trên trình duyệt. Nó hoạt động cùng với HTML để tạo ra các thiết kế và định dạng hấp dẫn cho các phần tử trên trang web.</w:t>
      </w:r>
    </w:p>
    <w:p w14:paraId="0194B239" w14:textId="77777777" w:rsidR="00305CF4" w:rsidRDefault="00305CF4" w:rsidP="00103133">
      <w:pPr>
        <w:pBdr>
          <w:top w:val="nil"/>
          <w:left w:val="nil"/>
          <w:bottom w:val="nil"/>
          <w:right w:val="nil"/>
          <w:between w:val="nil"/>
        </w:pBdr>
        <w:ind w:firstLine="425"/>
        <w:jc w:val="both"/>
        <w:rPr>
          <w:sz w:val="26"/>
          <w:szCs w:val="26"/>
        </w:rPr>
      </w:pPr>
      <w:r>
        <w:rPr>
          <w:sz w:val="26"/>
          <w:szCs w:val="26"/>
        </w:rPr>
        <w:t>Lý thuyết CSS dựa trên các quy tắc và khái niệm về việc áp dụng các kiểu và thuộc tính cho các phần tử HTML. Với CSS, chúng ta có thể kiểm soát màu sắc, font chữ, kích thước, vị trí và nhiều thuộc tính khác của các phần tử trên trang web.</w:t>
      </w:r>
    </w:p>
    <w:p w14:paraId="4085E09E" w14:textId="77777777" w:rsidR="00305CF4" w:rsidRDefault="00305CF4" w:rsidP="00103133">
      <w:pPr>
        <w:pBdr>
          <w:top w:val="nil"/>
          <w:left w:val="nil"/>
          <w:bottom w:val="nil"/>
          <w:right w:val="nil"/>
          <w:between w:val="nil"/>
        </w:pBdr>
        <w:ind w:firstLine="425"/>
        <w:jc w:val="both"/>
        <w:rPr>
          <w:sz w:val="26"/>
          <w:szCs w:val="26"/>
        </w:rPr>
      </w:pPr>
      <w:r>
        <w:rPr>
          <w:sz w:val="26"/>
          <w:szCs w:val="26"/>
        </w:rPr>
        <w:lastRenderedPageBreak/>
        <w:t>Các quy tắc CSS được áp dụng thông qua các bộ chọn (selectors) và các khối khai báo (declaration blocks). Bộ chọn xác định các phần tử HTML mà chúng ta muốn áp dụng kiểu vào, trong khi khối khai báo chứa các thuộc tính và giá trị để định dạng phần tử đó.</w:t>
      </w:r>
    </w:p>
    <w:p w14:paraId="6B06D1CF" w14:textId="77777777" w:rsidR="00305CF4" w:rsidRDefault="00305CF4" w:rsidP="00103133">
      <w:pPr>
        <w:pBdr>
          <w:top w:val="nil"/>
          <w:left w:val="nil"/>
          <w:bottom w:val="nil"/>
          <w:right w:val="nil"/>
          <w:between w:val="nil"/>
        </w:pBdr>
        <w:ind w:firstLine="425"/>
        <w:jc w:val="both"/>
        <w:rPr>
          <w:sz w:val="26"/>
          <w:szCs w:val="26"/>
        </w:rPr>
      </w:pPr>
      <w:r>
        <w:rPr>
          <w:sz w:val="26"/>
          <w:szCs w:val="26"/>
        </w:rPr>
        <w:t>CSS cũng hỗ trợ các bộ chọn nâng cao như bộ chọn theo lớp (class), bộ chọn theo ID, bộ chọn theo thẻ con, và nhiều bộ chọn khác để chỉ định các phần tử cụ thể mà chúng ta muốn áp dụng kiểu.</w:t>
      </w:r>
    </w:p>
    <w:p w14:paraId="06C114BD" w14:textId="77777777" w:rsidR="00465106" w:rsidRPr="00465106" w:rsidRDefault="00465106" w:rsidP="00465106">
      <w:pPr>
        <w:pBdr>
          <w:top w:val="nil"/>
          <w:left w:val="nil"/>
          <w:bottom w:val="nil"/>
          <w:right w:val="nil"/>
          <w:between w:val="nil"/>
        </w:pBdr>
        <w:ind w:firstLine="425"/>
        <w:jc w:val="both"/>
        <w:rPr>
          <w:sz w:val="26"/>
          <w:szCs w:val="26"/>
        </w:rPr>
      </w:pPr>
      <w:r w:rsidRPr="00465106">
        <w:rPr>
          <w:sz w:val="26"/>
          <w:szCs w:val="26"/>
        </w:rPr>
        <w:t>Ưu điểm của CSS:</w:t>
      </w:r>
    </w:p>
    <w:p w14:paraId="5425FECD" w14:textId="32C8F09F" w:rsidR="00465106" w:rsidRPr="00465106" w:rsidRDefault="00465106" w:rsidP="00465106">
      <w:pPr>
        <w:pStyle w:val="ListParagraph"/>
        <w:numPr>
          <w:ilvl w:val="0"/>
          <w:numId w:val="32"/>
        </w:numPr>
        <w:pBdr>
          <w:top w:val="nil"/>
          <w:left w:val="nil"/>
          <w:bottom w:val="nil"/>
          <w:right w:val="nil"/>
          <w:between w:val="nil"/>
        </w:pBdr>
        <w:jc w:val="both"/>
        <w:rPr>
          <w:sz w:val="26"/>
          <w:szCs w:val="26"/>
        </w:rPr>
      </w:pPr>
      <w:r w:rsidRPr="00465106">
        <w:rPr>
          <w:sz w:val="26"/>
          <w:szCs w:val="26"/>
        </w:rPr>
        <w:t>Tách biệt giữa nội dung và kiểu dáng (Separation of Concerns): CSS cho phép phân chia rõ ràng giữa nội dung HTML và kiểu dáng, giúp làm cho mã nguồn trở nên dễ bảo trì hơn và linh hoạt hơn.</w:t>
      </w:r>
    </w:p>
    <w:p w14:paraId="13ADF2D2" w14:textId="61C3D01D" w:rsidR="00465106" w:rsidRPr="00465106" w:rsidRDefault="00465106" w:rsidP="00465106">
      <w:pPr>
        <w:pStyle w:val="ListParagraph"/>
        <w:numPr>
          <w:ilvl w:val="0"/>
          <w:numId w:val="32"/>
        </w:numPr>
        <w:pBdr>
          <w:top w:val="nil"/>
          <w:left w:val="nil"/>
          <w:bottom w:val="nil"/>
          <w:right w:val="nil"/>
          <w:between w:val="nil"/>
        </w:pBdr>
        <w:jc w:val="both"/>
        <w:rPr>
          <w:sz w:val="26"/>
          <w:szCs w:val="26"/>
        </w:rPr>
      </w:pPr>
      <w:r w:rsidRPr="00465106">
        <w:rPr>
          <w:sz w:val="26"/>
          <w:szCs w:val="26"/>
        </w:rPr>
        <w:t>Kiểm soát tốt về giao diện: CSS cung cấp nhiều thuộc tính và lựa chọn để kiểm soát giao diện của trang web, từ kích thước và màu sắc cho đến vị trí và độ đục của các phần tử.</w:t>
      </w:r>
    </w:p>
    <w:p w14:paraId="78643463" w14:textId="3013C5E6" w:rsidR="00465106" w:rsidRPr="00465106" w:rsidRDefault="00465106" w:rsidP="00465106">
      <w:pPr>
        <w:pStyle w:val="ListParagraph"/>
        <w:numPr>
          <w:ilvl w:val="0"/>
          <w:numId w:val="32"/>
        </w:numPr>
        <w:pBdr>
          <w:top w:val="nil"/>
          <w:left w:val="nil"/>
          <w:bottom w:val="nil"/>
          <w:right w:val="nil"/>
          <w:between w:val="nil"/>
        </w:pBdr>
        <w:jc w:val="both"/>
        <w:rPr>
          <w:sz w:val="26"/>
          <w:szCs w:val="26"/>
        </w:rPr>
      </w:pPr>
      <w:r w:rsidRPr="00465106">
        <w:rPr>
          <w:sz w:val="26"/>
          <w:szCs w:val="26"/>
        </w:rPr>
        <w:t>Tính di động (Responsive Design): CSS hỗ trợ thiết kế linh hoạt, giúp tạo ra các trang web có thể tự động điều chỉnh giao diện để phản ánh kích thước màn hình của thiết bị.</w:t>
      </w:r>
    </w:p>
    <w:p w14:paraId="601F36BB" w14:textId="019BC879" w:rsidR="00465106" w:rsidRPr="00465106" w:rsidRDefault="00465106" w:rsidP="00465106">
      <w:pPr>
        <w:pStyle w:val="ListParagraph"/>
        <w:numPr>
          <w:ilvl w:val="0"/>
          <w:numId w:val="32"/>
        </w:numPr>
        <w:pBdr>
          <w:top w:val="nil"/>
          <w:left w:val="nil"/>
          <w:bottom w:val="nil"/>
          <w:right w:val="nil"/>
          <w:between w:val="nil"/>
        </w:pBdr>
        <w:jc w:val="both"/>
        <w:rPr>
          <w:sz w:val="26"/>
          <w:szCs w:val="26"/>
        </w:rPr>
      </w:pPr>
      <w:r w:rsidRPr="00465106">
        <w:rPr>
          <w:sz w:val="26"/>
          <w:szCs w:val="26"/>
        </w:rPr>
        <w:t>Kế thừa và độ ưu tiên (Inheritance and Specificity): CSS sử dụng cơ chế kế thừa và độ ưu tiên để quyết định cách mà các quy tắc được áp dụng, giúp kiểm soát cách các phần tử con kế thừa kiểu dáng từ phần tử cha.</w:t>
      </w:r>
    </w:p>
    <w:p w14:paraId="5C930C04" w14:textId="77E11C79" w:rsidR="00465106" w:rsidRPr="00465106" w:rsidRDefault="00465106" w:rsidP="00465106">
      <w:pPr>
        <w:pStyle w:val="ListParagraph"/>
        <w:numPr>
          <w:ilvl w:val="0"/>
          <w:numId w:val="32"/>
        </w:numPr>
        <w:pBdr>
          <w:top w:val="nil"/>
          <w:left w:val="nil"/>
          <w:bottom w:val="nil"/>
          <w:right w:val="nil"/>
          <w:between w:val="nil"/>
        </w:pBdr>
        <w:jc w:val="both"/>
        <w:rPr>
          <w:sz w:val="26"/>
          <w:szCs w:val="26"/>
        </w:rPr>
      </w:pPr>
      <w:r w:rsidRPr="00465106">
        <w:rPr>
          <w:sz w:val="26"/>
          <w:szCs w:val="26"/>
        </w:rPr>
        <w:t>Khả năng tùy chỉnh cao: Có thể tùy chỉnh nhiều khía cạnh của giao diện người dùng, từ font chữ đến biên, đổ bóng, và chuyển động.</w:t>
      </w:r>
    </w:p>
    <w:p w14:paraId="1040DBCF" w14:textId="77777777" w:rsidR="00465106" w:rsidRPr="00465106" w:rsidRDefault="00465106" w:rsidP="00465106">
      <w:pPr>
        <w:pBdr>
          <w:top w:val="nil"/>
          <w:left w:val="nil"/>
          <w:bottom w:val="nil"/>
          <w:right w:val="nil"/>
          <w:between w:val="nil"/>
        </w:pBdr>
        <w:ind w:firstLine="425"/>
        <w:jc w:val="both"/>
        <w:rPr>
          <w:sz w:val="26"/>
          <w:szCs w:val="26"/>
        </w:rPr>
      </w:pPr>
      <w:r w:rsidRPr="00465106">
        <w:rPr>
          <w:sz w:val="26"/>
          <w:szCs w:val="26"/>
        </w:rPr>
        <w:t>Nhược điểm của CSS:</w:t>
      </w:r>
    </w:p>
    <w:p w14:paraId="01A5C181" w14:textId="120E3DAE" w:rsidR="00465106" w:rsidRPr="00465106" w:rsidRDefault="00465106" w:rsidP="00465106">
      <w:pPr>
        <w:pStyle w:val="ListParagraph"/>
        <w:numPr>
          <w:ilvl w:val="0"/>
          <w:numId w:val="33"/>
        </w:numPr>
        <w:pBdr>
          <w:top w:val="nil"/>
          <w:left w:val="nil"/>
          <w:bottom w:val="nil"/>
          <w:right w:val="nil"/>
          <w:between w:val="nil"/>
        </w:pBdr>
        <w:jc w:val="both"/>
        <w:rPr>
          <w:sz w:val="26"/>
          <w:szCs w:val="26"/>
        </w:rPr>
      </w:pPr>
      <w:r w:rsidRPr="00465106">
        <w:rPr>
          <w:sz w:val="26"/>
          <w:szCs w:val="26"/>
        </w:rPr>
        <w:t>Quản lý layout khó khăn: Trong một số trường hợp, quản lý layout với CSS có thể trở nên phức tạp và khó khăn, đặc biệt là trong các dự án lớn và phức tạp.</w:t>
      </w:r>
    </w:p>
    <w:p w14:paraId="6271368D" w14:textId="4760E918" w:rsidR="00465106" w:rsidRPr="00465106" w:rsidRDefault="00465106" w:rsidP="00465106">
      <w:pPr>
        <w:pStyle w:val="ListParagraph"/>
        <w:numPr>
          <w:ilvl w:val="0"/>
          <w:numId w:val="33"/>
        </w:numPr>
        <w:pBdr>
          <w:top w:val="nil"/>
          <w:left w:val="nil"/>
          <w:bottom w:val="nil"/>
          <w:right w:val="nil"/>
          <w:between w:val="nil"/>
        </w:pBdr>
        <w:jc w:val="both"/>
        <w:rPr>
          <w:sz w:val="26"/>
          <w:szCs w:val="26"/>
        </w:rPr>
      </w:pPr>
      <w:r w:rsidRPr="00465106">
        <w:rPr>
          <w:sz w:val="26"/>
          <w:szCs w:val="26"/>
        </w:rPr>
        <w:lastRenderedPageBreak/>
        <w:t>Trình duyệt tương thích: CSS không luôn hoạt động đồng đều trên tất cả các trình duyệt. Một số thuộc tính có thể được hiểu và thực thi khác nhau trên các trình duyệt khác nhau.</w:t>
      </w:r>
    </w:p>
    <w:p w14:paraId="2CCC5C94" w14:textId="46DE8511" w:rsidR="00465106" w:rsidRPr="00465106" w:rsidRDefault="00465106" w:rsidP="00465106">
      <w:pPr>
        <w:pStyle w:val="ListParagraph"/>
        <w:numPr>
          <w:ilvl w:val="0"/>
          <w:numId w:val="33"/>
        </w:numPr>
        <w:pBdr>
          <w:top w:val="nil"/>
          <w:left w:val="nil"/>
          <w:bottom w:val="nil"/>
          <w:right w:val="nil"/>
          <w:between w:val="nil"/>
        </w:pBdr>
        <w:jc w:val="both"/>
        <w:rPr>
          <w:sz w:val="26"/>
          <w:szCs w:val="26"/>
        </w:rPr>
      </w:pPr>
      <w:r w:rsidRPr="00465106">
        <w:rPr>
          <w:sz w:val="26"/>
          <w:szCs w:val="26"/>
        </w:rPr>
        <w:t>Khả năng hiệu suất: Một số hiệu suất có thể bị ảnh hưởng khi sử dụng CSS phức tạp hoặc nhiều quy tắc CSS, đặc biệt trên các thiết bị có cấu hình yếu.</w:t>
      </w:r>
    </w:p>
    <w:p w14:paraId="58FD41DA" w14:textId="61A3B31E" w:rsidR="00465106" w:rsidRPr="00465106" w:rsidRDefault="00465106" w:rsidP="00465106">
      <w:pPr>
        <w:pStyle w:val="ListParagraph"/>
        <w:numPr>
          <w:ilvl w:val="0"/>
          <w:numId w:val="33"/>
        </w:numPr>
        <w:pBdr>
          <w:top w:val="nil"/>
          <w:left w:val="nil"/>
          <w:bottom w:val="nil"/>
          <w:right w:val="nil"/>
          <w:between w:val="nil"/>
        </w:pBdr>
        <w:jc w:val="both"/>
        <w:rPr>
          <w:sz w:val="26"/>
          <w:szCs w:val="26"/>
        </w:rPr>
      </w:pPr>
      <w:r w:rsidRPr="00465106">
        <w:rPr>
          <w:sz w:val="26"/>
          <w:szCs w:val="26"/>
        </w:rPr>
        <w:t>Cảm nhận khó khăn: Đối với người mới học, cú pháp và cách hoạt động của CSS có thể khá khó hiểu và làm cho việc làm quen với nó mất thời gian.</w:t>
      </w:r>
    </w:p>
    <w:p w14:paraId="3CD7497B" w14:textId="06D42F27" w:rsidR="00465106" w:rsidRPr="00465106" w:rsidRDefault="00465106" w:rsidP="00465106">
      <w:pPr>
        <w:pStyle w:val="ListParagraph"/>
        <w:numPr>
          <w:ilvl w:val="0"/>
          <w:numId w:val="33"/>
        </w:numPr>
        <w:pBdr>
          <w:top w:val="nil"/>
          <w:left w:val="nil"/>
          <w:bottom w:val="nil"/>
          <w:right w:val="nil"/>
          <w:between w:val="nil"/>
        </w:pBdr>
        <w:jc w:val="both"/>
        <w:rPr>
          <w:sz w:val="26"/>
          <w:szCs w:val="26"/>
        </w:rPr>
      </w:pPr>
      <w:r w:rsidRPr="00465106">
        <w:rPr>
          <w:sz w:val="26"/>
          <w:szCs w:val="26"/>
        </w:rPr>
        <w:t>Chống hiệu ứng Flash (Flash of Unstyled Content - FOUC): Đôi khi, trình duyệt có thể hiển thị nội dung mà không có kiểu dáng (FOUC) trong khi tải trang, điều này có thể làm giảm trải nghiệm người dùng.</w:t>
      </w:r>
    </w:p>
    <w:p w14:paraId="7FABD148" w14:textId="77777777" w:rsidR="00305CF4" w:rsidRPr="00D94A38" w:rsidRDefault="00305CF4" w:rsidP="00305CF4">
      <w:pPr>
        <w:pStyle w:val="Heading3"/>
        <w:rPr>
          <w:rStyle w:val="Heading3Char"/>
          <w:b/>
          <w:bCs/>
          <w:i/>
          <w:iCs/>
          <w:sz w:val="26"/>
          <w:szCs w:val="26"/>
        </w:rPr>
      </w:pPr>
      <w:bookmarkStart w:id="315" w:name="_Toc153583254"/>
      <w:bookmarkStart w:id="316" w:name="_Toc153587679"/>
      <w:bookmarkStart w:id="317" w:name="_Toc154678599"/>
      <w:commentRangeStart w:id="318"/>
      <w:r w:rsidRPr="00D94A38">
        <w:rPr>
          <w:rStyle w:val="Heading3Char"/>
          <w:b/>
          <w:bCs/>
          <w:i/>
          <w:iCs/>
        </w:rPr>
        <w:t>BOOTSTRAP</w:t>
      </w:r>
      <w:commentRangeEnd w:id="318"/>
      <w:r>
        <w:rPr>
          <w:rStyle w:val="CommentReference"/>
          <w:b w:val="0"/>
          <w:bCs w:val="0"/>
          <w:i w:val="0"/>
        </w:rPr>
        <w:commentReference w:id="318"/>
      </w:r>
      <w:r w:rsidRPr="00D94A38">
        <w:rPr>
          <w:rStyle w:val="Heading3Char"/>
          <w:b/>
          <w:bCs/>
          <w:i/>
          <w:iCs/>
        </w:rPr>
        <w:t>:</w:t>
      </w:r>
      <w:bookmarkEnd w:id="315"/>
      <w:bookmarkEnd w:id="316"/>
      <w:bookmarkEnd w:id="317"/>
    </w:p>
    <w:p w14:paraId="7D88A453" w14:textId="77777777" w:rsidR="00305CF4" w:rsidRDefault="00305CF4" w:rsidP="00103133">
      <w:pPr>
        <w:pBdr>
          <w:top w:val="nil"/>
          <w:left w:val="nil"/>
          <w:bottom w:val="nil"/>
          <w:right w:val="nil"/>
          <w:between w:val="nil"/>
        </w:pBdr>
        <w:ind w:firstLine="425"/>
        <w:jc w:val="both"/>
        <w:rPr>
          <w:sz w:val="26"/>
          <w:szCs w:val="26"/>
        </w:rPr>
      </w:pPr>
      <w:r>
        <w:rPr>
          <w:sz w:val="26"/>
          <w:szCs w:val="26"/>
        </w:rPr>
        <w:t>Bootstrap là một framework CSS phổ biến và mạnh mẽ được sử dụng để xây dựng giao diện người dùng cho các trang web và ứng dụng web. Nó cung cấp một bộ công cụ và các lớp CSS được chuẩn hóa để giúp tạo ra các trang web thân thiện với người dùng và có thiết kế đáp ứng (responsive design).</w:t>
      </w:r>
    </w:p>
    <w:p w14:paraId="7E14F704" w14:textId="77777777" w:rsidR="00305CF4" w:rsidRDefault="00305CF4" w:rsidP="00103133">
      <w:pPr>
        <w:pBdr>
          <w:top w:val="nil"/>
          <w:left w:val="nil"/>
          <w:bottom w:val="nil"/>
          <w:right w:val="nil"/>
          <w:between w:val="nil"/>
        </w:pBdr>
        <w:ind w:firstLine="425"/>
        <w:jc w:val="both"/>
        <w:rPr>
          <w:sz w:val="26"/>
          <w:szCs w:val="26"/>
        </w:rPr>
      </w:pPr>
      <w:r>
        <w:rPr>
          <w:sz w:val="26"/>
          <w:szCs w:val="26"/>
        </w:rPr>
        <w:t>Lý thuyết Bootstrap dựa trên cơ sở của CSS và bổ sung thêm các lớp CSS và các thành phần tương tác để tạo ra các trang web chuyên nghiệp một cách nhanh chóng và dễ dàng. Với Bootstrap, chúng ta có thể sử dụng các lớp CSS đã được định nghĩa sẵn để tạo ra các thành phần như hệ thống lưới (grid system), nút (buttons), biểu mẫu (forms), thanh điều hướng (navigation bar) và nhiều thành phần khác.</w:t>
      </w:r>
    </w:p>
    <w:p w14:paraId="05553FD4" w14:textId="77777777" w:rsidR="00305CF4" w:rsidRDefault="00305CF4" w:rsidP="00103133">
      <w:pPr>
        <w:pBdr>
          <w:top w:val="nil"/>
          <w:left w:val="nil"/>
          <w:bottom w:val="nil"/>
          <w:right w:val="nil"/>
          <w:between w:val="nil"/>
        </w:pBdr>
        <w:ind w:firstLine="425"/>
        <w:jc w:val="both"/>
        <w:rPr>
          <w:sz w:val="26"/>
          <w:szCs w:val="26"/>
        </w:rPr>
      </w:pPr>
      <w:r>
        <w:rPr>
          <w:sz w:val="26"/>
          <w:szCs w:val="26"/>
        </w:rPr>
        <w:t>Bootstrap cũng cung cấp một thư viện các thành phần JavaScript như hộp thoại (modal), thanh trượt (carousel), tab, và nhiều hiệu ứng tương tác khác. Điều này giúp tạo ra các trang web động và tương tác mà không cần viết mã JavaScript từ đầu.</w:t>
      </w:r>
    </w:p>
    <w:p w14:paraId="327E66BB" w14:textId="77777777" w:rsidR="00305CF4" w:rsidRDefault="00305CF4" w:rsidP="00103133">
      <w:pPr>
        <w:pBdr>
          <w:top w:val="nil"/>
          <w:left w:val="nil"/>
          <w:bottom w:val="nil"/>
          <w:right w:val="nil"/>
          <w:between w:val="nil"/>
        </w:pBdr>
        <w:ind w:firstLine="425"/>
        <w:jc w:val="both"/>
        <w:rPr>
          <w:sz w:val="26"/>
          <w:szCs w:val="26"/>
        </w:rPr>
      </w:pPr>
      <w:r>
        <w:rPr>
          <w:sz w:val="26"/>
          <w:szCs w:val="26"/>
        </w:rPr>
        <w:t xml:space="preserve">Với việc sử dụng Bootstrap, chúng ta có thể nhanh chóng tạo ra các trang web đáp ứng với thiết kế chuyên nghiệp, điều chỉnh các kiểu dáng và định dạng một cách dễ dàng thông </w:t>
      </w:r>
      <w:r>
        <w:rPr>
          <w:sz w:val="26"/>
          <w:szCs w:val="26"/>
        </w:rPr>
        <w:lastRenderedPageBreak/>
        <w:t>qua việc sử dụng các lớp CSS và các thành phần đã được chuẩn bị sẵn. Bootstrap cũng giúp đảm bảo tính nhất quán giữa các trang web và đơn giản hóa quá trình phát triển.</w:t>
      </w:r>
    </w:p>
    <w:p w14:paraId="3637EF0C" w14:textId="77777777" w:rsidR="00305CF4" w:rsidRDefault="00305CF4" w:rsidP="00103133">
      <w:pPr>
        <w:pBdr>
          <w:top w:val="nil"/>
          <w:left w:val="nil"/>
          <w:bottom w:val="nil"/>
          <w:right w:val="nil"/>
          <w:between w:val="nil"/>
        </w:pBdr>
        <w:ind w:firstLine="425"/>
        <w:jc w:val="both"/>
        <w:rPr>
          <w:sz w:val="26"/>
          <w:szCs w:val="26"/>
        </w:rPr>
      </w:pPr>
      <w:r>
        <w:rPr>
          <w:sz w:val="26"/>
          <w:szCs w:val="26"/>
        </w:rPr>
        <w:t>Cách sử dụng Bootstrap bao gồm liên kết tệp CSS và JavaScript của Bootstrap vào tài liệu HTML của ta. Sau đó, có thể sử dụng các lớp CSS và các thành phần Bootstrap trong mã HTML của ta để tạo ra giao diện và các thành phần trên trang web.</w:t>
      </w:r>
    </w:p>
    <w:p w14:paraId="0DED70F0" w14:textId="0A6E1D09" w:rsidR="00465106" w:rsidRPr="00465106" w:rsidRDefault="00465106" w:rsidP="00465106">
      <w:pPr>
        <w:pBdr>
          <w:top w:val="nil"/>
          <w:left w:val="nil"/>
          <w:bottom w:val="nil"/>
          <w:right w:val="nil"/>
          <w:between w:val="nil"/>
        </w:pBdr>
        <w:ind w:firstLine="425"/>
        <w:jc w:val="both"/>
        <w:rPr>
          <w:sz w:val="26"/>
          <w:szCs w:val="26"/>
        </w:rPr>
      </w:pPr>
      <w:r w:rsidRPr="00465106">
        <w:rPr>
          <w:sz w:val="26"/>
          <w:szCs w:val="26"/>
        </w:rPr>
        <w:t>Ưu điểm của Bootstrap:</w:t>
      </w:r>
    </w:p>
    <w:p w14:paraId="00273DB1" w14:textId="3D5CA8ED" w:rsidR="00465106" w:rsidRPr="00465106" w:rsidRDefault="00465106" w:rsidP="00465106">
      <w:pPr>
        <w:pStyle w:val="ListParagraph"/>
        <w:numPr>
          <w:ilvl w:val="0"/>
          <w:numId w:val="28"/>
        </w:numPr>
        <w:pBdr>
          <w:top w:val="nil"/>
          <w:left w:val="nil"/>
          <w:bottom w:val="nil"/>
          <w:right w:val="nil"/>
          <w:between w:val="nil"/>
        </w:pBdr>
        <w:jc w:val="both"/>
        <w:rPr>
          <w:sz w:val="26"/>
          <w:szCs w:val="26"/>
        </w:rPr>
      </w:pPr>
      <w:r w:rsidRPr="00465106">
        <w:rPr>
          <w:sz w:val="26"/>
          <w:szCs w:val="26"/>
        </w:rPr>
        <w:t>Dễ sử dụng: Bootstrap được thiết kế để đơn giản hóa quá trình phát triển web, giúp những người mới học và phát triển nhanh chóng.</w:t>
      </w:r>
    </w:p>
    <w:p w14:paraId="65E33084" w14:textId="26C970F4" w:rsidR="00465106" w:rsidRPr="00465106" w:rsidRDefault="00465106" w:rsidP="00465106">
      <w:pPr>
        <w:pStyle w:val="ListParagraph"/>
        <w:numPr>
          <w:ilvl w:val="0"/>
          <w:numId w:val="28"/>
        </w:numPr>
        <w:pBdr>
          <w:top w:val="nil"/>
          <w:left w:val="nil"/>
          <w:bottom w:val="nil"/>
          <w:right w:val="nil"/>
          <w:between w:val="nil"/>
        </w:pBdr>
        <w:jc w:val="both"/>
        <w:rPr>
          <w:sz w:val="26"/>
          <w:szCs w:val="26"/>
        </w:rPr>
      </w:pPr>
      <w:r w:rsidRPr="00465106">
        <w:rPr>
          <w:sz w:val="26"/>
          <w:szCs w:val="26"/>
        </w:rPr>
        <w:t>Responsive Design: Bootstrap hỗ trợ thiết kế đáp ứng (responsive design), giúp trang web hiển thị đẹp trên nhiều thiết bị và kích thước màn hình khác nhau.</w:t>
      </w:r>
    </w:p>
    <w:p w14:paraId="58D61DBE" w14:textId="18FF06DA" w:rsidR="00465106" w:rsidRPr="00465106" w:rsidRDefault="00465106" w:rsidP="00465106">
      <w:pPr>
        <w:pStyle w:val="ListParagraph"/>
        <w:numPr>
          <w:ilvl w:val="0"/>
          <w:numId w:val="28"/>
        </w:numPr>
        <w:pBdr>
          <w:top w:val="nil"/>
          <w:left w:val="nil"/>
          <w:bottom w:val="nil"/>
          <w:right w:val="nil"/>
          <w:between w:val="nil"/>
        </w:pBdr>
        <w:jc w:val="both"/>
        <w:rPr>
          <w:sz w:val="26"/>
          <w:szCs w:val="26"/>
        </w:rPr>
      </w:pPr>
      <w:r w:rsidRPr="00465106">
        <w:rPr>
          <w:sz w:val="26"/>
          <w:szCs w:val="26"/>
        </w:rPr>
        <w:t>Grid System mạnh mẽ: Bootstrap cung cấp một hệ thống grid linh hoạt, giúp dễ dàng xây dựng giao diện theo ý muốn và đảm bảo cấu trúc đồng nhất.</w:t>
      </w:r>
    </w:p>
    <w:p w14:paraId="1488E070" w14:textId="0AB6943E" w:rsidR="00465106" w:rsidRPr="00465106" w:rsidRDefault="00465106" w:rsidP="00465106">
      <w:pPr>
        <w:pStyle w:val="ListParagraph"/>
        <w:numPr>
          <w:ilvl w:val="0"/>
          <w:numId w:val="28"/>
        </w:numPr>
        <w:pBdr>
          <w:top w:val="nil"/>
          <w:left w:val="nil"/>
          <w:bottom w:val="nil"/>
          <w:right w:val="nil"/>
          <w:between w:val="nil"/>
        </w:pBdr>
        <w:jc w:val="both"/>
        <w:rPr>
          <w:sz w:val="26"/>
          <w:szCs w:val="26"/>
        </w:rPr>
      </w:pPr>
      <w:r w:rsidRPr="00465106">
        <w:rPr>
          <w:sz w:val="26"/>
          <w:szCs w:val="26"/>
        </w:rPr>
        <w:t>Thư viện CSS và JavaScript sẵn có: Bootstrap đi kèm với nhiều lớp CSS và các thành phần JavaScript được xây dựng trước, giúp giảm độ phức tạp trong việc tạo giao diện và thêm các tính năng tương tác.</w:t>
      </w:r>
    </w:p>
    <w:p w14:paraId="25B21EC5" w14:textId="1961C719" w:rsidR="00465106" w:rsidRPr="00465106" w:rsidRDefault="00465106" w:rsidP="00465106">
      <w:pPr>
        <w:pStyle w:val="ListParagraph"/>
        <w:numPr>
          <w:ilvl w:val="0"/>
          <w:numId w:val="28"/>
        </w:numPr>
        <w:pBdr>
          <w:top w:val="nil"/>
          <w:left w:val="nil"/>
          <w:bottom w:val="nil"/>
          <w:right w:val="nil"/>
          <w:between w:val="nil"/>
        </w:pBdr>
        <w:jc w:val="both"/>
        <w:rPr>
          <w:sz w:val="26"/>
          <w:szCs w:val="26"/>
        </w:rPr>
      </w:pPr>
      <w:r w:rsidRPr="00465106">
        <w:rPr>
          <w:sz w:val="26"/>
          <w:szCs w:val="26"/>
        </w:rPr>
        <w:t>Hỗ trợ Cross-browser: Bootstrap đã được kiểm thử và tối ưu hóa để hoạt động đồng đều trên nhiều trình duyệt khác nhau.</w:t>
      </w:r>
    </w:p>
    <w:p w14:paraId="3E6C7A86" w14:textId="571FC2E0" w:rsidR="00465106" w:rsidRPr="00465106" w:rsidRDefault="00465106" w:rsidP="00465106">
      <w:pPr>
        <w:pStyle w:val="ListParagraph"/>
        <w:numPr>
          <w:ilvl w:val="0"/>
          <w:numId w:val="28"/>
        </w:numPr>
        <w:pBdr>
          <w:top w:val="nil"/>
          <w:left w:val="nil"/>
          <w:bottom w:val="nil"/>
          <w:right w:val="nil"/>
          <w:between w:val="nil"/>
        </w:pBdr>
        <w:jc w:val="both"/>
        <w:rPr>
          <w:sz w:val="26"/>
          <w:szCs w:val="26"/>
        </w:rPr>
      </w:pPr>
      <w:r w:rsidRPr="00465106">
        <w:rPr>
          <w:sz w:val="26"/>
          <w:szCs w:val="26"/>
        </w:rPr>
        <w:t>Cộng đồng lớn: Do Bootstrap được sử dụng rộng rãi, có một cộng đồng lớn của những người phát triển và hỗ trợ trực tuyến.</w:t>
      </w:r>
    </w:p>
    <w:p w14:paraId="76F9D362" w14:textId="7883FF70" w:rsidR="00465106" w:rsidRPr="00465106" w:rsidRDefault="00465106" w:rsidP="00465106">
      <w:pPr>
        <w:pStyle w:val="ListParagraph"/>
        <w:numPr>
          <w:ilvl w:val="0"/>
          <w:numId w:val="28"/>
        </w:numPr>
        <w:pBdr>
          <w:top w:val="nil"/>
          <w:left w:val="nil"/>
          <w:bottom w:val="nil"/>
          <w:right w:val="nil"/>
          <w:between w:val="nil"/>
        </w:pBdr>
        <w:jc w:val="both"/>
        <w:rPr>
          <w:sz w:val="26"/>
          <w:szCs w:val="26"/>
        </w:rPr>
      </w:pPr>
      <w:r w:rsidRPr="00465106">
        <w:rPr>
          <w:sz w:val="26"/>
          <w:szCs w:val="26"/>
        </w:rPr>
        <w:t>Tích hợp dễ dàng: Bootstrap có thể tích hợp dễ dàng với nhiều công cụ và framework khác.</w:t>
      </w:r>
    </w:p>
    <w:p w14:paraId="58B767DB" w14:textId="0F6937FE" w:rsidR="00465106" w:rsidRPr="00465106" w:rsidRDefault="00465106" w:rsidP="00465106">
      <w:pPr>
        <w:pBdr>
          <w:top w:val="nil"/>
          <w:left w:val="nil"/>
          <w:bottom w:val="nil"/>
          <w:right w:val="nil"/>
          <w:between w:val="nil"/>
        </w:pBdr>
        <w:ind w:firstLine="425"/>
        <w:jc w:val="both"/>
        <w:rPr>
          <w:sz w:val="26"/>
          <w:szCs w:val="26"/>
        </w:rPr>
      </w:pPr>
      <w:r w:rsidRPr="00465106">
        <w:rPr>
          <w:sz w:val="26"/>
          <w:szCs w:val="26"/>
        </w:rPr>
        <w:t>Nhược điểm của Bootstrap:</w:t>
      </w:r>
    </w:p>
    <w:p w14:paraId="2D7B920F" w14:textId="5295D4A1" w:rsidR="00465106" w:rsidRPr="00465106" w:rsidRDefault="00465106" w:rsidP="00465106">
      <w:pPr>
        <w:pStyle w:val="ListParagraph"/>
        <w:numPr>
          <w:ilvl w:val="0"/>
          <w:numId w:val="29"/>
        </w:numPr>
        <w:pBdr>
          <w:top w:val="nil"/>
          <w:left w:val="nil"/>
          <w:bottom w:val="nil"/>
          <w:right w:val="nil"/>
          <w:between w:val="nil"/>
        </w:pBdr>
        <w:jc w:val="both"/>
        <w:rPr>
          <w:sz w:val="26"/>
          <w:szCs w:val="26"/>
        </w:rPr>
      </w:pPr>
      <w:r w:rsidRPr="00465106">
        <w:rPr>
          <w:sz w:val="26"/>
          <w:szCs w:val="26"/>
        </w:rPr>
        <w:t>Quá phổ biến: Do Bootstrap được sử dụng rộng rãi, có thể dẫn đến việc các trang web sử dụng Bootstrap có thể trở nên giống nhau và thiếu tính cá nhân hóa.</w:t>
      </w:r>
    </w:p>
    <w:p w14:paraId="0B590839" w14:textId="590AF7A8" w:rsidR="00465106" w:rsidRPr="00465106" w:rsidRDefault="00465106" w:rsidP="00465106">
      <w:pPr>
        <w:pStyle w:val="ListParagraph"/>
        <w:numPr>
          <w:ilvl w:val="0"/>
          <w:numId w:val="29"/>
        </w:numPr>
        <w:pBdr>
          <w:top w:val="nil"/>
          <w:left w:val="nil"/>
          <w:bottom w:val="nil"/>
          <w:right w:val="nil"/>
          <w:between w:val="nil"/>
        </w:pBdr>
        <w:jc w:val="both"/>
        <w:rPr>
          <w:sz w:val="26"/>
          <w:szCs w:val="26"/>
        </w:rPr>
      </w:pPr>
      <w:r w:rsidRPr="00465106">
        <w:rPr>
          <w:sz w:val="26"/>
          <w:szCs w:val="26"/>
        </w:rPr>
        <w:t>Dư thừa mã nguồn: Vì Bootstrap cung cấp nhiều tính năng, nếu chỉ sử dụng một phần nhỏ, có thể xuất hiện dư thừa mã nguồn không cần thiết.</w:t>
      </w:r>
    </w:p>
    <w:p w14:paraId="35E29E55" w14:textId="14CBD9B3" w:rsidR="00465106" w:rsidRPr="00465106" w:rsidRDefault="00465106" w:rsidP="00465106">
      <w:pPr>
        <w:pStyle w:val="ListParagraph"/>
        <w:numPr>
          <w:ilvl w:val="0"/>
          <w:numId w:val="29"/>
        </w:numPr>
        <w:pBdr>
          <w:top w:val="nil"/>
          <w:left w:val="nil"/>
          <w:bottom w:val="nil"/>
          <w:right w:val="nil"/>
          <w:between w:val="nil"/>
        </w:pBdr>
        <w:jc w:val="both"/>
        <w:rPr>
          <w:sz w:val="26"/>
          <w:szCs w:val="26"/>
        </w:rPr>
      </w:pPr>
      <w:r w:rsidRPr="00465106">
        <w:rPr>
          <w:sz w:val="26"/>
          <w:szCs w:val="26"/>
        </w:rPr>
        <w:lastRenderedPageBreak/>
        <w:t>Khả năng mở rộng hạn chế: Trong một số trường hợp, Bootstrap có thể hạn chế khả năng mở rộng và điều chỉnh theo yêu cầu cụ thể của dự án.</w:t>
      </w:r>
    </w:p>
    <w:p w14:paraId="3D7485BA" w14:textId="6B6B708E" w:rsidR="00465106" w:rsidRPr="00465106" w:rsidRDefault="00465106" w:rsidP="00465106">
      <w:pPr>
        <w:pStyle w:val="ListParagraph"/>
        <w:numPr>
          <w:ilvl w:val="0"/>
          <w:numId w:val="29"/>
        </w:numPr>
        <w:pBdr>
          <w:top w:val="nil"/>
          <w:left w:val="nil"/>
          <w:bottom w:val="nil"/>
          <w:right w:val="nil"/>
          <w:between w:val="nil"/>
        </w:pBdr>
        <w:jc w:val="both"/>
        <w:rPr>
          <w:sz w:val="26"/>
          <w:szCs w:val="26"/>
        </w:rPr>
      </w:pPr>
      <w:r w:rsidRPr="00465106">
        <w:rPr>
          <w:sz w:val="26"/>
          <w:szCs w:val="26"/>
        </w:rPr>
        <w:t>Tải trang chậm: Nếu không tối ưu hóa đúng cách, việc sử dụng toàn bộ Bootstrap có thể làm tăng thời gian tải trang.</w:t>
      </w:r>
    </w:p>
    <w:p w14:paraId="1570D85E" w14:textId="3A3AFB46" w:rsidR="00465106" w:rsidRPr="00465106" w:rsidRDefault="00465106" w:rsidP="00465106">
      <w:pPr>
        <w:pStyle w:val="ListParagraph"/>
        <w:numPr>
          <w:ilvl w:val="0"/>
          <w:numId w:val="29"/>
        </w:numPr>
        <w:pBdr>
          <w:top w:val="nil"/>
          <w:left w:val="nil"/>
          <w:bottom w:val="nil"/>
          <w:right w:val="nil"/>
          <w:between w:val="nil"/>
        </w:pBdr>
        <w:jc w:val="both"/>
        <w:rPr>
          <w:sz w:val="26"/>
          <w:szCs w:val="26"/>
        </w:rPr>
      </w:pPr>
      <w:r w:rsidRPr="00465106">
        <w:rPr>
          <w:sz w:val="26"/>
          <w:szCs w:val="26"/>
        </w:rPr>
        <w:t>Tùy chỉnh khó khăn: Trong một số trường hợp, việc tùy chỉnh giao diện để đạt được thiết kế độc đáo có thể khó khăn hơn so với việc sử dụng mã nguồn tùy chỉnh.</w:t>
      </w:r>
    </w:p>
    <w:p w14:paraId="1ADA7468" w14:textId="77777777" w:rsidR="00305CF4" w:rsidRDefault="00305CF4" w:rsidP="00305CF4">
      <w:pPr>
        <w:pStyle w:val="Heading3"/>
      </w:pPr>
      <w:bookmarkStart w:id="319" w:name="_Toc153583255"/>
      <w:bookmarkStart w:id="320" w:name="_Toc153587680"/>
      <w:bookmarkStart w:id="321" w:name="_Toc154678600"/>
      <w:commentRangeStart w:id="322"/>
      <w:r>
        <w:t xml:space="preserve">JAVASRIPT </w:t>
      </w:r>
      <w:commentRangeEnd w:id="322"/>
      <w:r>
        <w:rPr>
          <w:rStyle w:val="CommentReference"/>
          <w:b w:val="0"/>
          <w:bCs w:val="0"/>
          <w:i w:val="0"/>
        </w:rPr>
        <w:commentReference w:id="322"/>
      </w:r>
      <w:r>
        <w:t>(JS):</w:t>
      </w:r>
      <w:bookmarkEnd w:id="319"/>
      <w:bookmarkEnd w:id="320"/>
      <w:bookmarkEnd w:id="321"/>
    </w:p>
    <w:p w14:paraId="49B0737A" w14:textId="77777777" w:rsidR="00305CF4" w:rsidRDefault="00305CF4" w:rsidP="00103133">
      <w:pPr>
        <w:pBdr>
          <w:top w:val="nil"/>
          <w:left w:val="nil"/>
          <w:bottom w:val="nil"/>
          <w:right w:val="nil"/>
          <w:between w:val="nil"/>
        </w:pBdr>
        <w:ind w:firstLine="425"/>
        <w:jc w:val="both"/>
        <w:rPr>
          <w:sz w:val="26"/>
          <w:szCs w:val="26"/>
        </w:rPr>
      </w:pPr>
      <w:r>
        <w:rPr>
          <w:sz w:val="26"/>
          <w:szCs w:val="26"/>
        </w:rPr>
        <w:t>JavaScript (JS) là một ngôn ngữ lập trình dựa trên đối tượng, phát triển ban đầu để thực hiện các chức năng tương tác trên trình duyệt web. Tuy nhiên, ngày nay, JavaScript đã trở thành một ngôn ngữ phổ biến và mạnh mẽ, được sử dụng trong nhiều lĩnh vực như phát triển web, ứng dụng di động và phát triển ứng dụng máy tính.</w:t>
      </w:r>
    </w:p>
    <w:p w14:paraId="114AE3EB" w14:textId="77777777" w:rsidR="00305CF4" w:rsidRDefault="00305CF4" w:rsidP="00103133">
      <w:pPr>
        <w:pBdr>
          <w:top w:val="nil"/>
          <w:left w:val="nil"/>
          <w:bottom w:val="nil"/>
          <w:right w:val="nil"/>
          <w:between w:val="nil"/>
        </w:pBdr>
        <w:ind w:firstLine="425"/>
        <w:jc w:val="both"/>
        <w:rPr>
          <w:sz w:val="26"/>
          <w:szCs w:val="26"/>
        </w:rPr>
      </w:pPr>
      <w:r>
        <w:rPr>
          <w:sz w:val="26"/>
          <w:szCs w:val="26"/>
        </w:rPr>
        <w:t>Lý thuyết JavaScript dựa trên cú pháp và quy tắc của ngôn ngữ lập trình. Nó cung cấp các cấu trúc điều khiển như câu lệnh rẽ nhánh (if/else), vòng lặp (for, while), và hàm (function) để điều khiển luồng thực thi của chương trình.</w:t>
      </w:r>
    </w:p>
    <w:p w14:paraId="011664A0" w14:textId="77777777" w:rsidR="00305CF4" w:rsidRDefault="00305CF4" w:rsidP="00103133">
      <w:pPr>
        <w:pBdr>
          <w:top w:val="nil"/>
          <w:left w:val="nil"/>
          <w:bottom w:val="nil"/>
          <w:right w:val="nil"/>
          <w:between w:val="nil"/>
        </w:pBdr>
        <w:ind w:firstLine="425"/>
        <w:jc w:val="both"/>
        <w:rPr>
          <w:sz w:val="26"/>
          <w:szCs w:val="26"/>
        </w:rPr>
      </w:pPr>
      <w:r>
        <w:rPr>
          <w:sz w:val="26"/>
          <w:szCs w:val="26"/>
        </w:rPr>
        <w:t>JavaScript cũng hỗ trợ các kiểu dữ liệu cơ bản như số, chuỗi, mảng và đối tượng. Chúng ta có thể sử dụng các toán tử và phép tính để thực hiện các phép toán và xử lý dữ liệu trong JavaScript.</w:t>
      </w:r>
    </w:p>
    <w:p w14:paraId="531EEEB8" w14:textId="77777777" w:rsidR="00305CF4" w:rsidRDefault="00305CF4" w:rsidP="00103133">
      <w:pPr>
        <w:pBdr>
          <w:top w:val="nil"/>
          <w:left w:val="nil"/>
          <w:bottom w:val="nil"/>
          <w:right w:val="nil"/>
          <w:between w:val="nil"/>
        </w:pBdr>
        <w:ind w:firstLine="425"/>
        <w:jc w:val="both"/>
        <w:rPr>
          <w:sz w:val="26"/>
          <w:szCs w:val="26"/>
        </w:rPr>
      </w:pPr>
      <w:r>
        <w:rPr>
          <w:sz w:val="26"/>
          <w:szCs w:val="26"/>
        </w:rPr>
        <w:t>Một trong những khía cạnh quan trọng của JavaScript là khả năng tương tác với HTML và CSS. Có thể sử dụng JavaScript để thay đổi, thêm hoặc xóa các phần tử HTML, điều khiển các sự kiện tương tác như nhấp chuột, di chuyển và gửi dữ liệu đến máy chủ thông qua các yêu cầu HTTP.</w:t>
      </w:r>
    </w:p>
    <w:p w14:paraId="6CF7F6CD" w14:textId="64B8E335" w:rsidR="00305CF4" w:rsidRDefault="00305CF4" w:rsidP="00103133">
      <w:pPr>
        <w:ind w:firstLine="425"/>
        <w:jc w:val="left"/>
        <w:rPr>
          <w:sz w:val="26"/>
          <w:szCs w:val="26"/>
        </w:rPr>
      </w:pPr>
      <w:r w:rsidRPr="00305CF4">
        <w:rPr>
          <w:sz w:val="26"/>
          <w:szCs w:val="26"/>
        </w:rPr>
        <w:t>Ngoài ra, JavaScript cung cấp một loạt các đối tượng và phương thức tích hợp sẵn (built-in) để thực hiện các chức năng phổ biến như xử lý chuỗi, thao tác với mảng, tạo đối tượng, và xử lý sự kiện. Cũng có thể sử dụng các thư viện và framework JavaScript như jQuery, React và Vue.js để mở rộng khả năng và hiệu suất của mã JavaScript của mình.</w:t>
      </w:r>
    </w:p>
    <w:p w14:paraId="39E0272F" w14:textId="77777777" w:rsidR="00465106" w:rsidRPr="00465106" w:rsidRDefault="00465106" w:rsidP="00465106">
      <w:pPr>
        <w:ind w:firstLine="425"/>
        <w:jc w:val="left"/>
        <w:rPr>
          <w:sz w:val="26"/>
          <w:szCs w:val="26"/>
        </w:rPr>
      </w:pPr>
      <w:r w:rsidRPr="00465106">
        <w:rPr>
          <w:sz w:val="26"/>
          <w:szCs w:val="26"/>
        </w:rPr>
        <w:t>Ưu điểm của JavaScript:</w:t>
      </w:r>
    </w:p>
    <w:p w14:paraId="68C9BB2F" w14:textId="77777777" w:rsidR="00465106" w:rsidRPr="00465106" w:rsidRDefault="00465106" w:rsidP="00465106">
      <w:pPr>
        <w:pStyle w:val="ListParagraph"/>
        <w:numPr>
          <w:ilvl w:val="0"/>
          <w:numId w:val="26"/>
        </w:numPr>
        <w:jc w:val="left"/>
        <w:rPr>
          <w:sz w:val="26"/>
          <w:szCs w:val="26"/>
        </w:rPr>
      </w:pPr>
      <w:r w:rsidRPr="00465106">
        <w:rPr>
          <w:sz w:val="26"/>
          <w:szCs w:val="26"/>
        </w:rPr>
        <w:lastRenderedPageBreak/>
        <w:t>Khả năng tương tác trực tiếp với trình duyệt: JavaScript chủ yếu được sử dụng để tương tác với các yếu tố trên trang web và thực hiện các thay đổi trực tiếp mà không cần tải lại trang.</w:t>
      </w:r>
    </w:p>
    <w:p w14:paraId="2083805F" w14:textId="77777777" w:rsidR="00465106" w:rsidRPr="00465106" w:rsidRDefault="00465106" w:rsidP="00465106">
      <w:pPr>
        <w:pStyle w:val="ListParagraph"/>
        <w:numPr>
          <w:ilvl w:val="0"/>
          <w:numId w:val="26"/>
        </w:numPr>
        <w:jc w:val="left"/>
        <w:rPr>
          <w:sz w:val="26"/>
          <w:szCs w:val="26"/>
        </w:rPr>
      </w:pPr>
      <w:r w:rsidRPr="00465106">
        <w:rPr>
          <w:sz w:val="26"/>
          <w:szCs w:val="26"/>
        </w:rPr>
        <w:t>Dễ học và triển khai: JavaScript là một ngôn ngữ dễ học, đặc biệt là đối với những người mới học lập trình. Nó cũng rất linh hoạt và có thể triển khai một cách nhanh chóng.</w:t>
      </w:r>
    </w:p>
    <w:p w14:paraId="11AABDC6" w14:textId="77777777" w:rsidR="00465106" w:rsidRPr="00465106" w:rsidRDefault="00465106" w:rsidP="00465106">
      <w:pPr>
        <w:pStyle w:val="ListParagraph"/>
        <w:numPr>
          <w:ilvl w:val="0"/>
          <w:numId w:val="26"/>
        </w:numPr>
        <w:jc w:val="left"/>
        <w:rPr>
          <w:sz w:val="26"/>
          <w:szCs w:val="26"/>
        </w:rPr>
      </w:pPr>
      <w:r w:rsidRPr="00465106">
        <w:rPr>
          <w:sz w:val="26"/>
          <w:szCs w:val="26"/>
        </w:rPr>
        <w:t>Thư viện và Framework phong phú: JavaScript có nhiều thư viện và framework mạnh mẽ như React, Angular, Vue.js, jQuery, giúp giảm độ phức tạp của việc phát triển ứng dụng web.</w:t>
      </w:r>
    </w:p>
    <w:p w14:paraId="3354CDE7" w14:textId="77777777" w:rsidR="00465106" w:rsidRPr="00465106" w:rsidRDefault="00465106" w:rsidP="00465106">
      <w:pPr>
        <w:pStyle w:val="ListParagraph"/>
        <w:numPr>
          <w:ilvl w:val="0"/>
          <w:numId w:val="26"/>
        </w:numPr>
        <w:jc w:val="left"/>
        <w:rPr>
          <w:sz w:val="26"/>
          <w:szCs w:val="26"/>
        </w:rPr>
      </w:pPr>
      <w:r w:rsidRPr="00465106">
        <w:rPr>
          <w:sz w:val="26"/>
          <w:szCs w:val="26"/>
        </w:rPr>
        <w:t>Chạy trên nhiều nền tảng: JavaScript có thể chạy trên nhiều nền tảng khác nhau, bao gồm cả trình duyệt web phổ biến như Chrome, Firefox, và Safari.</w:t>
      </w:r>
    </w:p>
    <w:p w14:paraId="61456810" w14:textId="77777777" w:rsidR="00465106" w:rsidRPr="00465106" w:rsidRDefault="00465106" w:rsidP="00465106">
      <w:pPr>
        <w:pStyle w:val="ListParagraph"/>
        <w:numPr>
          <w:ilvl w:val="0"/>
          <w:numId w:val="26"/>
        </w:numPr>
        <w:jc w:val="left"/>
        <w:rPr>
          <w:sz w:val="26"/>
          <w:szCs w:val="26"/>
        </w:rPr>
      </w:pPr>
      <w:r w:rsidRPr="00465106">
        <w:rPr>
          <w:sz w:val="26"/>
          <w:szCs w:val="26"/>
        </w:rPr>
        <w:t>Hỗ trợ đa dạng: JavaScript được hỗ trợ rộng rãi trên nhiều loại thiết bị và trình duyệt khác nhau, giúp đảm bảo tính tương thích.</w:t>
      </w:r>
    </w:p>
    <w:p w14:paraId="6B5E4029" w14:textId="77777777" w:rsidR="00465106" w:rsidRPr="00465106" w:rsidRDefault="00465106" w:rsidP="00465106">
      <w:pPr>
        <w:pStyle w:val="ListParagraph"/>
        <w:numPr>
          <w:ilvl w:val="0"/>
          <w:numId w:val="26"/>
        </w:numPr>
        <w:jc w:val="left"/>
        <w:rPr>
          <w:sz w:val="26"/>
          <w:szCs w:val="26"/>
        </w:rPr>
      </w:pPr>
      <w:r w:rsidRPr="00465106">
        <w:rPr>
          <w:sz w:val="26"/>
          <w:szCs w:val="26"/>
        </w:rPr>
        <w:t>Cộng đồng lớn: Cộng đồng phát triển JavaScript rất lớn mạnh, điều này có nghĩa là có nhiều tài nguyên, hỗ trợ và thông tin trực tuyến.</w:t>
      </w:r>
    </w:p>
    <w:p w14:paraId="69701116" w14:textId="77777777" w:rsidR="00465106" w:rsidRPr="00465106" w:rsidRDefault="00465106" w:rsidP="00465106">
      <w:pPr>
        <w:ind w:firstLine="425"/>
        <w:jc w:val="left"/>
        <w:rPr>
          <w:sz w:val="26"/>
          <w:szCs w:val="26"/>
        </w:rPr>
      </w:pPr>
      <w:r w:rsidRPr="00465106">
        <w:rPr>
          <w:sz w:val="26"/>
          <w:szCs w:val="26"/>
        </w:rPr>
        <w:t>Nhược điểm của JavaScript:</w:t>
      </w:r>
    </w:p>
    <w:p w14:paraId="0EEF2F0E" w14:textId="77777777" w:rsidR="00465106" w:rsidRPr="00465106" w:rsidRDefault="00465106" w:rsidP="00465106">
      <w:pPr>
        <w:pStyle w:val="ListParagraph"/>
        <w:numPr>
          <w:ilvl w:val="0"/>
          <w:numId w:val="27"/>
        </w:numPr>
        <w:jc w:val="left"/>
        <w:rPr>
          <w:sz w:val="26"/>
          <w:szCs w:val="26"/>
        </w:rPr>
      </w:pPr>
      <w:r w:rsidRPr="00465106">
        <w:rPr>
          <w:sz w:val="26"/>
          <w:szCs w:val="26"/>
        </w:rPr>
        <w:t>Bảo mật: JavaScript chạy ở phía người dùng, điều này có nghĩa là mã nguồn có thể bị truy cập và sửa đổi bởi người dùng, đặt ra các vấn đề về bảo mật.</w:t>
      </w:r>
    </w:p>
    <w:p w14:paraId="0503E990" w14:textId="77777777" w:rsidR="00465106" w:rsidRPr="00465106" w:rsidRDefault="00465106" w:rsidP="00465106">
      <w:pPr>
        <w:pStyle w:val="ListParagraph"/>
        <w:numPr>
          <w:ilvl w:val="0"/>
          <w:numId w:val="27"/>
        </w:numPr>
        <w:jc w:val="left"/>
        <w:rPr>
          <w:sz w:val="26"/>
          <w:szCs w:val="26"/>
        </w:rPr>
      </w:pPr>
      <w:r w:rsidRPr="00465106">
        <w:rPr>
          <w:sz w:val="26"/>
          <w:szCs w:val="26"/>
        </w:rPr>
        <w:t>Chậm trên trình duyệt cũ: Đối với những trình duyệt cũ hoặc thiết bị có tài nguyên hạn chế, JavaScript có thể chạy chậm, làm giảm trải nghiệm người dùng.</w:t>
      </w:r>
    </w:p>
    <w:p w14:paraId="36963AB0" w14:textId="77777777" w:rsidR="00465106" w:rsidRPr="00465106" w:rsidRDefault="00465106" w:rsidP="00465106">
      <w:pPr>
        <w:pStyle w:val="ListParagraph"/>
        <w:numPr>
          <w:ilvl w:val="0"/>
          <w:numId w:val="27"/>
        </w:numPr>
        <w:jc w:val="left"/>
        <w:rPr>
          <w:sz w:val="26"/>
          <w:szCs w:val="26"/>
        </w:rPr>
      </w:pPr>
      <w:r w:rsidRPr="00465106">
        <w:rPr>
          <w:sz w:val="26"/>
          <w:szCs w:val="26"/>
        </w:rPr>
        <w:t>Không an toàn (untyped): JavaScript là một ngôn ngữ không kiểu, điều này có thể dẫn đến các lỗi kiểu trong quá trình thực thi.</w:t>
      </w:r>
    </w:p>
    <w:p w14:paraId="51C64696" w14:textId="77777777" w:rsidR="00465106" w:rsidRPr="00465106" w:rsidRDefault="00465106" w:rsidP="00465106">
      <w:pPr>
        <w:pStyle w:val="ListParagraph"/>
        <w:numPr>
          <w:ilvl w:val="0"/>
          <w:numId w:val="27"/>
        </w:numPr>
        <w:jc w:val="left"/>
        <w:rPr>
          <w:sz w:val="26"/>
          <w:szCs w:val="26"/>
        </w:rPr>
      </w:pPr>
      <w:r w:rsidRPr="00465106">
        <w:rPr>
          <w:sz w:val="26"/>
          <w:szCs w:val="26"/>
        </w:rPr>
        <w:t>Quản lý bộ nhớ: Quản lý bộ nhớ của JavaScript tự động, điều này có thể dẫn đến việc xuất hiện các vấn đề liên quan đến hiệu suất khi không được quản lý đúng.</w:t>
      </w:r>
    </w:p>
    <w:p w14:paraId="04AE14F8" w14:textId="77777777" w:rsidR="00465106" w:rsidRPr="00465106" w:rsidRDefault="00465106" w:rsidP="00465106">
      <w:pPr>
        <w:pStyle w:val="ListParagraph"/>
        <w:numPr>
          <w:ilvl w:val="0"/>
          <w:numId w:val="27"/>
        </w:numPr>
        <w:jc w:val="left"/>
        <w:rPr>
          <w:sz w:val="26"/>
          <w:szCs w:val="26"/>
        </w:rPr>
      </w:pPr>
      <w:r w:rsidRPr="00465106">
        <w:rPr>
          <w:sz w:val="26"/>
          <w:szCs w:val="26"/>
        </w:rPr>
        <w:t>Khả năng xử lý đồng thời (concurrency): JavaScript thường sử dụng mô hình xử lý sự kiện và làm việc với callback, điều này có thể làm tăng độ phức tạp của mã nguồn trong các ứng dụng lớn.</w:t>
      </w:r>
    </w:p>
    <w:p w14:paraId="3EEE05D6" w14:textId="023A5BCC" w:rsidR="00465106" w:rsidRPr="00465106" w:rsidRDefault="00465106" w:rsidP="00465106">
      <w:pPr>
        <w:pStyle w:val="ListParagraph"/>
        <w:numPr>
          <w:ilvl w:val="0"/>
          <w:numId w:val="27"/>
        </w:numPr>
        <w:jc w:val="left"/>
        <w:rPr>
          <w:sz w:val="26"/>
          <w:szCs w:val="26"/>
        </w:rPr>
      </w:pPr>
      <w:r w:rsidRPr="00465106">
        <w:rPr>
          <w:sz w:val="26"/>
          <w:szCs w:val="26"/>
        </w:rPr>
        <w:lastRenderedPageBreak/>
        <w:t>Không hỗ trợ đa luồng: JavaScript không có hỗ trợ cho đa luồng trực tiếp, điều này có thể ảnh hưởng đến hiệu suất trong một số trường hợp.</w:t>
      </w:r>
    </w:p>
    <w:p w14:paraId="7EFB0753" w14:textId="717D441E" w:rsidR="005447E4" w:rsidRDefault="00000000" w:rsidP="00212767">
      <w:pPr>
        <w:pStyle w:val="Heading2"/>
      </w:pPr>
      <w:bookmarkStart w:id="323" w:name="_Toc153583256"/>
      <w:bookmarkStart w:id="324" w:name="_Toc153587681"/>
      <w:bookmarkStart w:id="325" w:name="_Toc154678601"/>
      <w:r w:rsidRPr="00F802BB">
        <w:t>Backend</w:t>
      </w:r>
      <w:bookmarkEnd w:id="323"/>
      <w:bookmarkEnd w:id="324"/>
      <w:bookmarkEnd w:id="325"/>
    </w:p>
    <w:p w14:paraId="34873D8B" w14:textId="77777777" w:rsidR="00305CF4" w:rsidRDefault="00305CF4" w:rsidP="00305CF4">
      <w:pPr>
        <w:pStyle w:val="Heading3"/>
      </w:pPr>
      <w:bookmarkStart w:id="326" w:name="_Toc153583257"/>
      <w:bookmarkStart w:id="327" w:name="_Toc153587682"/>
      <w:bookmarkStart w:id="328" w:name="_Toc154678602"/>
      <w:r>
        <w:t>Python</w:t>
      </w:r>
      <w:bookmarkEnd w:id="326"/>
      <w:bookmarkEnd w:id="327"/>
      <w:bookmarkEnd w:id="328"/>
    </w:p>
    <w:p w14:paraId="4350D550" w14:textId="77777777" w:rsidR="00305CF4" w:rsidRPr="00305CF4" w:rsidRDefault="00305CF4" w:rsidP="00103133">
      <w:pPr>
        <w:ind w:firstLine="273"/>
        <w:jc w:val="left"/>
        <w:rPr>
          <w:sz w:val="26"/>
          <w:szCs w:val="26"/>
        </w:rPr>
      </w:pPr>
      <w:r w:rsidRPr="00305CF4">
        <w:rPr>
          <w:sz w:val="26"/>
          <w:szCs w:val="26"/>
        </w:rPr>
        <w:t>Python là một ngôn ngữ lập trình thông dịch, đa mục đích và dễ đọc. Nó được thiết kế để tối ưu cho sự đơn giản và tăng cường hiệu suất lập trình. Python hỗ trợ nhiều paradigms lập trình, bao gồm lập trình hàm, lập trình hướng đối tượng và lập trình thủ tục, làm cho nó trở thành công cụ linh hoạt cho nhiều ứng dụng khác nhau.</w:t>
      </w:r>
    </w:p>
    <w:p w14:paraId="0F143369" w14:textId="77777777" w:rsidR="00305CF4" w:rsidRDefault="00305CF4" w:rsidP="00103133">
      <w:pPr>
        <w:ind w:firstLine="273"/>
        <w:jc w:val="left"/>
        <w:rPr>
          <w:sz w:val="26"/>
          <w:szCs w:val="26"/>
        </w:rPr>
      </w:pPr>
      <w:r w:rsidRPr="00305CF4">
        <w:rPr>
          <w:sz w:val="26"/>
          <w:szCs w:val="26"/>
        </w:rPr>
        <w:t>Ngôn ngữ này có cú pháp đơn giản và rõ ràng, giúp người lập trình dễ dàng đọc, viết, và duy trì mã nguồn. Python cũng được cộng đồng lập trình đánh giá cao với nhiều thư viện và frameworks mạnh mẽ, như NumPy, Pandas, và Flask, giúp tăng cường khả năng xử lý dữ liệu, phân tích, và phát triển ứng dụng web.</w:t>
      </w:r>
    </w:p>
    <w:p w14:paraId="091FA8EE" w14:textId="5F754506" w:rsidR="001C3B3A" w:rsidRPr="001C3B3A" w:rsidRDefault="001C3B3A" w:rsidP="001C3B3A">
      <w:pPr>
        <w:ind w:firstLine="273"/>
        <w:jc w:val="left"/>
        <w:rPr>
          <w:sz w:val="26"/>
          <w:szCs w:val="26"/>
        </w:rPr>
      </w:pPr>
      <w:r w:rsidRPr="001C3B3A">
        <w:rPr>
          <w:sz w:val="26"/>
          <w:szCs w:val="26"/>
        </w:rPr>
        <w:t>Những lợi ích của Python bao gồm:</w:t>
      </w:r>
    </w:p>
    <w:p w14:paraId="1EA064BD" w14:textId="77777777" w:rsidR="001C3B3A" w:rsidRPr="001C3B3A" w:rsidRDefault="001C3B3A" w:rsidP="001C3B3A">
      <w:pPr>
        <w:pStyle w:val="ListParagraph"/>
        <w:numPr>
          <w:ilvl w:val="0"/>
          <w:numId w:val="17"/>
        </w:numPr>
        <w:jc w:val="left"/>
        <w:rPr>
          <w:sz w:val="26"/>
          <w:szCs w:val="26"/>
        </w:rPr>
      </w:pPr>
      <w:r w:rsidRPr="001C3B3A">
        <w:rPr>
          <w:sz w:val="26"/>
          <w:szCs w:val="26"/>
        </w:rPr>
        <w:t xml:space="preserve">Các nhà phát triển có thể dễ dàng đọc và hiểu một chương trình Python vì ngôn ngữ này có cú pháp cơ bản giống tiếng Anh. </w:t>
      </w:r>
    </w:p>
    <w:p w14:paraId="0A457BEF" w14:textId="77777777" w:rsidR="001C3B3A" w:rsidRPr="001C3B3A" w:rsidRDefault="001C3B3A" w:rsidP="001C3B3A">
      <w:pPr>
        <w:pStyle w:val="ListParagraph"/>
        <w:numPr>
          <w:ilvl w:val="0"/>
          <w:numId w:val="17"/>
        </w:numPr>
        <w:jc w:val="left"/>
        <w:rPr>
          <w:sz w:val="26"/>
          <w:szCs w:val="26"/>
        </w:rPr>
      </w:pPr>
      <w:r w:rsidRPr="001C3B3A">
        <w:rPr>
          <w:sz w:val="26"/>
          <w:szCs w:val="26"/>
        </w:rPr>
        <w:t>Python giúp cải thiện năng suất làm việc của các nhà phát triển vì so với những ngôn ngữ khác, họ có thể sử dụng ít dòng mã hơn để viết một chương trình Python.</w:t>
      </w:r>
    </w:p>
    <w:p w14:paraId="26B02810" w14:textId="77777777" w:rsidR="001C3B3A" w:rsidRPr="001C3B3A" w:rsidRDefault="001C3B3A" w:rsidP="001C3B3A">
      <w:pPr>
        <w:pStyle w:val="ListParagraph"/>
        <w:numPr>
          <w:ilvl w:val="0"/>
          <w:numId w:val="17"/>
        </w:numPr>
        <w:jc w:val="left"/>
        <w:rPr>
          <w:sz w:val="26"/>
          <w:szCs w:val="26"/>
        </w:rPr>
      </w:pPr>
      <w:r w:rsidRPr="001C3B3A">
        <w:rPr>
          <w:sz w:val="26"/>
          <w:szCs w:val="26"/>
        </w:rPr>
        <w:t>Python có một thư viện tiêu chuẩn lớn, chứa nhiều dòng mã có thể tái sử dụng cho hầu hết mọi tác vụ. Nhờ đó, các nhà phát triển sẽ không cần phải viết mã từ đầu.</w:t>
      </w:r>
    </w:p>
    <w:p w14:paraId="4EFDB60B" w14:textId="77777777" w:rsidR="001C3B3A" w:rsidRPr="001C3B3A" w:rsidRDefault="001C3B3A" w:rsidP="001C3B3A">
      <w:pPr>
        <w:pStyle w:val="ListParagraph"/>
        <w:numPr>
          <w:ilvl w:val="0"/>
          <w:numId w:val="17"/>
        </w:numPr>
        <w:jc w:val="left"/>
        <w:rPr>
          <w:sz w:val="26"/>
          <w:szCs w:val="26"/>
        </w:rPr>
      </w:pPr>
      <w:r w:rsidRPr="001C3B3A">
        <w:rPr>
          <w:sz w:val="26"/>
          <w:szCs w:val="26"/>
        </w:rPr>
        <w:t>Các nhà phát triển có thể dễ dàng sử dụng Python với các ngôn ngữ lập trình phổ biến khác như Java, C và C++.</w:t>
      </w:r>
    </w:p>
    <w:p w14:paraId="763DA1BA" w14:textId="77777777" w:rsidR="001C3B3A" w:rsidRPr="001C3B3A" w:rsidRDefault="001C3B3A" w:rsidP="001C3B3A">
      <w:pPr>
        <w:pStyle w:val="ListParagraph"/>
        <w:numPr>
          <w:ilvl w:val="0"/>
          <w:numId w:val="17"/>
        </w:numPr>
        <w:jc w:val="left"/>
        <w:rPr>
          <w:sz w:val="26"/>
          <w:szCs w:val="26"/>
        </w:rPr>
      </w:pPr>
      <w:r w:rsidRPr="001C3B3A">
        <w:rPr>
          <w:sz w:val="26"/>
          <w:szCs w:val="26"/>
        </w:rPr>
        <w:t>Cộng đồng Python tích cực hoạt động bao gồm hàng triệu nhà phát triển nhiệt tình hỗ trợ trên toàn thế giới. Nếu gặp phải vấn đề, bạn sẽ có thể nhận được sự hỗ trợ nhanh chóng từ cộng đồng.</w:t>
      </w:r>
    </w:p>
    <w:p w14:paraId="357265B1" w14:textId="77777777" w:rsidR="001C3B3A" w:rsidRPr="001C3B3A" w:rsidRDefault="001C3B3A" w:rsidP="001C3B3A">
      <w:pPr>
        <w:pStyle w:val="ListParagraph"/>
        <w:numPr>
          <w:ilvl w:val="0"/>
          <w:numId w:val="17"/>
        </w:numPr>
        <w:jc w:val="left"/>
        <w:rPr>
          <w:sz w:val="26"/>
          <w:szCs w:val="26"/>
        </w:rPr>
      </w:pPr>
      <w:r w:rsidRPr="001C3B3A">
        <w:rPr>
          <w:sz w:val="26"/>
          <w:szCs w:val="26"/>
        </w:rPr>
        <w:lastRenderedPageBreak/>
        <w:t>Trên Internet có rất nhiều tài nguyên hữu ích nếu bạn muốn học Python. Ví dụ: bạn có thể dễ dàng tìm thấy video, chỉ dẫn, tài liệu và hướng dẫn dành cho nhà phát triển.</w:t>
      </w:r>
    </w:p>
    <w:p w14:paraId="515D3844" w14:textId="00B3FA5E" w:rsidR="001C3B3A" w:rsidRDefault="001C3B3A" w:rsidP="001C3B3A">
      <w:pPr>
        <w:pStyle w:val="ListParagraph"/>
        <w:numPr>
          <w:ilvl w:val="0"/>
          <w:numId w:val="17"/>
        </w:numPr>
        <w:jc w:val="left"/>
        <w:rPr>
          <w:sz w:val="26"/>
          <w:szCs w:val="26"/>
        </w:rPr>
      </w:pPr>
      <w:r w:rsidRPr="001C3B3A">
        <w:rPr>
          <w:sz w:val="26"/>
          <w:szCs w:val="26"/>
        </w:rPr>
        <w:t>Python có thể được sử dụng trên nhiều hệ điều hành máy tính khác nhau, chẳng hạn như Windows, macOS, Linux và Unix.</w:t>
      </w:r>
    </w:p>
    <w:p w14:paraId="23E4B842" w14:textId="102B7EBB" w:rsidR="001C3B3A" w:rsidRPr="001C3B3A" w:rsidRDefault="001C3B3A" w:rsidP="001C3B3A">
      <w:pPr>
        <w:ind w:firstLine="273"/>
        <w:jc w:val="left"/>
        <w:rPr>
          <w:sz w:val="26"/>
          <w:szCs w:val="26"/>
        </w:rPr>
      </w:pPr>
      <w:r w:rsidRPr="001C3B3A">
        <w:rPr>
          <w:sz w:val="26"/>
          <w:szCs w:val="26"/>
        </w:rPr>
        <w:t>Các đặc điểm sau tạo nên sự độc đáo của ngôn ngữ lập trình Python:</w:t>
      </w:r>
    </w:p>
    <w:p w14:paraId="2493087B" w14:textId="34E090CB" w:rsidR="001C3B3A" w:rsidRPr="001C3B3A" w:rsidRDefault="001C3B3A" w:rsidP="001C3B3A">
      <w:pPr>
        <w:pStyle w:val="ListParagraph"/>
        <w:numPr>
          <w:ilvl w:val="0"/>
          <w:numId w:val="18"/>
        </w:numPr>
        <w:jc w:val="left"/>
        <w:rPr>
          <w:sz w:val="26"/>
          <w:szCs w:val="26"/>
        </w:rPr>
      </w:pPr>
      <w:r w:rsidRPr="001C3B3A">
        <w:rPr>
          <w:sz w:val="26"/>
          <w:szCs w:val="26"/>
        </w:rPr>
        <w:t>Python là một ngôn ngữ thông dịch</w:t>
      </w:r>
      <w:r>
        <w:rPr>
          <w:sz w:val="26"/>
          <w:szCs w:val="26"/>
        </w:rPr>
        <w:t xml:space="preserve">: </w:t>
      </w:r>
      <w:r w:rsidRPr="001C3B3A">
        <w:rPr>
          <w:sz w:val="26"/>
          <w:szCs w:val="26"/>
        </w:rPr>
        <w:t>Python là một ngôn ngữ thông dịch, điều này nghĩa là ngôn ngữ này trực tiếp chạy từng dòng mã. Nếu có lỗi trong mã chương trình, nó sẽ ngừng chạy. Do đó, lập trình viên có thể nhanh chóng tìm ra lỗi trong đoạn mã.</w:t>
      </w:r>
    </w:p>
    <w:p w14:paraId="2CB74C4D" w14:textId="0B60F389" w:rsidR="001C3B3A" w:rsidRPr="001C3B3A" w:rsidRDefault="001C3B3A" w:rsidP="001C3B3A">
      <w:pPr>
        <w:pStyle w:val="ListParagraph"/>
        <w:numPr>
          <w:ilvl w:val="0"/>
          <w:numId w:val="18"/>
        </w:numPr>
        <w:jc w:val="left"/>
        <w:rPr>
          <w:sz w:val="26"/>
          <w:szCs w:val="26"/>
        </w:rPr>
      </w:pPr>
      <w:r w:rsidRPr="001C3B3A">
        <w:rPr>
          <w:sz w:val="26"/>
          <w:szCs w:val="26"/>
        </w:rPr>
        <w:t>Python là một ngôn ngữ dễ sử dụng</w:t>
      </w:r>
      <w:r w:rsidRPr="001C3B3A">
        <w:rPr>
          <w:sz w:val="26"/>
          <w:szCs w:val="26"/>
        </w:rPr>
        <w:t xml:space="preserve">: </w:t>
      </w:r>
      <w:r w:rsidRPr="001C3B3A">
        <w:rPr>
          <w:sz w:val="26"/>
          <w:szCs w:val="26"/>
        </w:rPr>
        <w:t xml:space="preserve">Python sử dụng từ ngữ giống trong tiếng Anh. Không giống như các ngôn ngữ lập trình khác, Python không sử dụng dấu ngoặc ôm. Thay vào đó, ngôn ngữ này sử dụng thụt đầu dòng. </w:t>
      </w:r>
    </w:p>
    <w:p w14:paraId="553466EE" w14:textId="1357D0E4" w:rsidR="001C3B3A" w:rsidRPr="001C3B3A" w:rsidRDefault="001C3B3A" w:rsidP="001C3B3A">
      <w:pPr>
        <w:pStyle w:val="ListParagraph"/>
        <w:numPr>
          <w:ilvl w:val="0"/>
          <w:numId w:val="18"/>
        </w:numPr>
        <w:jc w:val="left"/>
        <w:rPr>
          <w:sz w:val="26"/>
          <w:szCs w:val="26"/>
        </w:rPr>
      </w:pPr>
      <w:r w:rsidRPr="001C3B3A">
        <w:rPr>
          <w:sz w:val="26"/>
          <w:szCs w:val="26"/>
        </w:rPr>
        <w:t>Python là một ngôn ngữ linh hoạt</w:t>
      </w:r>
      <w:r w:rsidRPr="001C3B3A">
        <w:rPr>
          <w:sz w:val="26"/>
          <w:szCs w:val="26"/>
        </w:rPr>
        <w:t xml:space="preserve">: </w:t>
      </w:r>
      <w:r w:rsidRPr="001C3B3A">
        <w:rPr>
          <w:sz w:val="26"/>
          <w:szCs w:val="26"/>
        </w:rPr>
        <w:t>Các lập trình viên không cần phải khai báo loại biến khi viết mã bởi vì Python sẽ xác định chúng vào thời điểm chạy. Vì vậy, bạn có thể viết các chương trình Python một cách nhanh chóng hơn.</w:t>
      </w:r>
    </w:p>
    <w:p w14:paraId="11BDE60B" w14:textId="167E05C4" w:rsidR="001C3B3A" w:rsidRPr="001C3B3A" w:rsidRDefault="001C3B3A" w:rsidP="001C3B3A">
      <w:pPr>
        <w:pStyle w:val="ListParagraph"/>
        <w:numPr>
          <w:ilvl w:val="0"/>
          <w:numId w:val="18"/>
        </w:numPr>
        <w:jc w:val="left"/>
        <w:rPr>
          <w:sz w:val="26"/>
          <w:szCs w:val="26"/>
        </w:rPr>
      </w:pPr>
      <w:r w:rsidRPr="001C3B3A">
        <w:rPr>
          <w:sz w:val="26"/>
          <w:szCs w:val="26"/>
        </w:rPr>
        <w:t>Python là một ngôn ngữ cấp cao</w:t>
      </w:r>
      <w:r w:rsidRPr="001C3B3A">
        <w:rPr>
          <w:sz w:val="26"/>
          <w:szCs w:val="26"/>
        </w:rPr>
        <w:t xml:space="preserve">: </w:t>
      </w:r>
      <w:r w:rsidRPr="001C3B3A">
        <w:rPr>
          <w:sz w:val="26"/>
          <w:szCs w:val="26"/>
        </w:rPr>
        <w:t>Python gần gũi với ngôn ngữ con người hơn các ngôn ngữ lập trình khác. Do đó, các lập trình viên không cần phải lo lắng về những chức năng cơ bản của nó như kiến trúc và quản lý bộ nhớ.</w:t>
      </w:r>
    </w:p>
    <w:p w14:paraId="6040A24E" w14:textId="7669A7CE" w:rsidR="001C3B3A" w:rsidRPr="001C3B3A" w:rsidRDefault="001C3B3A" w:rsidP="001C3B3A">
      <w:pPr>
        <w:pStyle w:val="ListParagraph"/>
        <w:numPr>
          <w:ilvl w:val="0"/>
          <w:numId w:val="18"/>
        </w:numPr>
        <w:jc w:val="left"/>
        <w:rPr>
          <w:sz w:val="26"/>
          <w:szCs w:val="26"/>
        </w:rPr>
      </w:pPr>
      <w:r w:rsidRPr="001C3B3A">
        <w:rPr>
          <w:sz w:val="26"/>
          <w:szCs w:val="26"/>
        </w:rPr>
        <w:t>Python là một ngôn ngữ lập trình hướng đối tượng</w:t>
      </w:r>
      <w:r>
        <w:rPr>
          <w:sz w:val="26"/>
          <w:szCs w:val="26"/>
        </w:rPr>
        <w:t xml:space="preserve">: </w:t>
      </w:r>
      <w:r w:rsidRPr="001C3B3A">
        <w:rPr>
          <w:sz w:val="26"/>
          <w:szCs w:val="26"/>
        </w:rPr>
        <w:t>Python coi mọi thứ đều là đối tượng, nhưng ngôn ngữ này cũng hỗ trợ các phương thức lập trình khác như lập trình hàm và lập trình cấu trúc.</w:t>
      </w:r>
    </w:p>
    <w:p w14:paraId="53DE4CBA" w14:textId="1B23B2AD" w:rsidR="007655D7" w:rsidRDefault="00DF64AD" w:rsidP="00DF64AD">
      <w:pPr>
        <w:pStyle w:val="Heading3"/>
      </w:pPr>
      <w:bookmarkStart w:id="329" w:name="_Toc153583258"/>
      <w:bookmarkStart w:id="330" w:name="_Toc153587683"/>
      <w:bookmarkStart w:id="331" w:name="_Toc154678603"/>
      <w:r>
        <w:t>Cơ sở dữ liệu MySQL</w:t>
      </w:r>
      <w:bookmarkEnd w:id="329"/>
      <w:bookmarkEnd w:id="330"/>
      <w:bookmarkEnd w:id="331"/>
    </w:p>
    <w:p w14:paraId="613F2FA5" w14:textId="0E65275C" w:rsidR="00DF64AD" w:rsidRDefault="00DF64AD" w:rsidP="00103133">
      <w:pPr>
        <w:ind w:firstLine="273"/>
        <w:jc w:val="left"/>
        <w:rPr>
          <w:sz w:val="26"/>
          <w:szCs w:val="26"/>
        </w:rPr>
      </w:pPr>
      <w:r w:rsidRPr="00DF64AD">
        <w:rPr>
          <w:sz w:val="26"/>
          <w:szCs w:val="26"/>
        </w:rPr>
        <w:t xml:space="preserve">Cơ sở dữ liệu MySQL được sử dụng trong dự án để lưu trữ và quản lý dữ liệu. Sử dụng ngôn ngữ truy vấn SQL thông qua mysql.connector để thực hiện các thao tác như truy vấn, thêm, sửa, xóa dữ liệu. MySQL cung cấp tính năng an toàn và bảo mật, hỗ trợ mã hóa để bảo </w:t>
      </w:r>
      <w:r w:rsidRPr="00DF64AD">
        <w:rPr>
          <w:sz w:val="26"/>
          <w:szCs w:val="26"/>
        </w:rPr>
        <w:lastRenderedPageBreak/>
        <w:t>vệ thông tin cơ sở dữ liệu. Điều này giúp tối ưu hóa hiệu suất bằng cách cấu hình và sử dụng chỉ mục cùng các kỹ thuật tối ưu hóa truy vấn. MySQL là một hệ quản lý cơ sở dữ liệu phổ biến, đáng tin cậy và phù hợp cho các ứng dụng đa dạng với nhu cầu lưu trữ và truy xuất dữ liệu.</w:t>
      </w:r>
    </w:p>
    <w:p w14:paraId="25DAE10E" w14:textId="5B192572" w:rsidR="001C3B3A" w:rsidRDefault="001C3B3A" w:rsidP="00103133">
      <w:pPr>
        <w:ind w:firstLine="273"/>
        <w:jc w:val="left"/>
        <w:rPr>
          <w:sz w:val="26"/>
          <w:szCs w:val="26"/>
        </w:rPr>
      </w:pPr>
      <w:r w:rsidRPr="001C3B3A">
        <w:rPr>
          <w:sz w:val="26"/>
          <w:szCs w:val="26"/>
        </w:rPr>
        <w:t>Ưu điểm của MySQL</w:t>
      </w:r>
      <w:r>
        <w:rPr>
          <w:sz w:val="26"/>
          <w:szCs w:val="26"/>
        </w:rPr>
        <w:t xml:space="preserve">: </w:t>
      </w:r>
    </w:p>
    <w:p w14:paraId="78110847" w14:textId="77777777" w:rsidR="001C3B3A" w:rsidRPr="001C3B3A" w:rsidRDefault="001C3B3A" w:rsidP="001C3B3A">
      <w:pPr>
        <w:pStyle w:val="ListParagraph"/>
        <w:numPr>
          <w:ilvl w:val="0"/>
          <w:numId w:val="19"/>
        </w:numPr>
        <w:jc w:val="left"/>
        <w:rPr>
          <w:sz w:val="26"/>
          <w:szCs w:val="26"/>
        </w:rPr>
      </w:pPr>
      <w:r w:rsidRPr="001C3B3A">
        <w:rPr>
          <w:sz w:val="26"/>
          <w:szCs w:val="26"/>
        </w:rPr>
        <w:t>Dễ sử dụng: MySQL là cơ sở dữ liệu tốc độ cao, ổn định, dễ sử dụng và hoạt động trên nhiều hệ điều hành cung cấp một hệ thống lớn các hàm tiện ích rất mạnh.</w:t>
      </w:r>
    </w:p>
    <w:p w14:paraId="40778F5E" w14:textId="77777777" w:rsidR="001C3B3A" w:rsidRPr="001C3B3A" w:rsidRDefault="001C3B3A" w:rsidP="001C3B3A">
      <w:pPr>
        <w:pStyle w:val="ListParagraph"/>
        <w:numPr>
          <w:ilvl w:val="0"/>
          <w:numId w:val="19"/>
        </w:numPr>
        <w:jc w:val="left"/>
        <w:rPr>
          <w:sz w:val="26"/>
          <w:szCs w:val="26"/>
        </w:rPr>
      </w:pPr>
      <w:r w:rsidRPr="001C3B3A">
        <w:rPr>
          <w:sz w:val="26"/>
          <w:szCs w:val="26"/>
        </w:rPr>
        <w:t>Độ bảo mật cao:  MySQL rất thích hợp cho các ứng dụng có truy cập CSDL trên Internet khi sở hữu nhiều nhiều tính năng bảo mật thậm chí là ở cấp cao.</w:t>
      </w:r>
    </w:p>
    <w:p w14:paraId="45C3E17D" w14:textId="77777777" w:rsidR="001C3B3A" w:rsidRPr="001C3B3A" w:rsidRDefault="001C3B3A" w:rsidP="001C3B3A">
      <w:pPr>
        <w:pStyle w:val="ListParagraph"/>
        <w:numPr>
          <w:ilvl w:val="0"/>
          <w:numId w:val="19"/>
        </w:numPr>
        <w:jc w:val="left"/>
        <w:rPr>
          <w:sz w:val="26"/>
          <w:szCs w:val="26"/>
        </w:rPr>
      </w:pPr>
      <w:r w:rsidRPr="001C3B3A">
        <w:rPr>
          <w:sz w:val="26"/>
          <w:szCs w:val="26"/>
        </w:rPr>
        <w:t>Đa tính năng: MySQL hỗ trợ rất nhiều chức năng SQL được mong chờ từ một hệ quản trị cơ sở dữ liệu quan hệ cả trực tiếp lẫn gián tiếp.</w:t>
      </w:r>
    </w:p>
    <w:p w14:paraId="06AE582C" w14:textId="77777777" w:rsidR="001C3B3A" w:rsidRPr="001C3B3A" w:rsidRDefault="001C3B3A" w:rsidP="001C3B3A">
      <w:pPr>
        <w:pStyle w:val="ListParagraph"/>
        <w:numPr>
          <w:ilvl w:val="0"/>
          <w:numId w:val="19"/>
        </w:numPr>
        <w:jc w:val="left"/>
        <w:rPr>
          <w:sz w:val="26"/>
          <w:szCs w:val="26"/>
        </w:rPr>
      </w:pPr>
      <w:r w:rsidRPr="001C3B3A">
        <w:rPr>
          <w:sz w:val="26"/>
          <w:szCs w:val="26"/>
        </w:rPr>
        <w:t>Khả năng mở rộng và mạnh mẽ: MySQL có thể xử lý rất nhiều dữ liệu và hơn thế nữa nó có thể được mở rộng nếu cần thiết.</w:t>
      </w:r>
    </w:p>
    <w:p w14:paraId="1B98CB98" w14:textId="697948B4" w:rsidR="001C3B3A" w:rsidRDefault="001C3B3A" w:rsidP="001C3B3A">
      <w:pPr>
        <w:pStyle w:val="ListParagraph"/>
        <w:numPr>
          <w:ilvl w:val="0"/>
          <w:numId w:val="19"/>
        </w:numPr>
        <w:jc w:val="left"/>
        <w:rPr>
          <w:sz w:val="26"/>
          <w:szCs w:val="26"/>
        </w:rPr>
      </w:pPr>
      <w:r w:rsidRPr="001C3B3A">
        <w:rPr>
          <w:sz w:val="26"/>
          <w:szCs w:val="26"/>
        </w:rPr>
        <w:t>Nhanh chóng: Việc đưa ra một số tiêu chuẩn cho phép MySQL để làm việc rất hiệu quả và tiết kiệm chi phí, do đó nó làm tăng tốc độ thực thi.</w:t>
      </w:r>
    </w:p>
    <w:p w14:paraId="0E84A46C" w14:textId="550CE250" w:rsidR="001C3B3A" w:rsidRDefault="001C3B3A" w:rsidP="001C3B3A">
      <w:pPr>
        <w:ind w:left="273"/>
        <w:jc w:val="left"/>
        <w:rPr>
          <w:sz w:val="26"/>
          <w:szCs w:val="26"/>
        </w:rPr>
      </w:pPr>
      <w:r w:rsidRPr="001C3B3A">
        <w:rPr>
          <w:sz w:val="26"/>
          <w:szCs w:val="26"/>
        </w:rPr>
        <w:t>Nhược điểm của MySQL</w:t>
      </w:r>
      <w:r>
        <w:rPr>
          <w:sz w:val="26"/>
          <w:szCs w:val="26"/>
        </w:rPr>
        <w:t>:</w:t>
      </w:r>
    </w:p>
    <w:p w14:paraId="311EF0C7" w14:textId="77777777" w:rsidR="001C3B3A" w:rsidRPr="001C3B3A" w:rsidRDefault="001C3B3A" w:rsidP="001C3B3A">
      <w:pPr>
        <w:pStyle w:val="ListParagraph"/>
        <w:numPr>
          <w:ilvl w:val="0"/>
          <w:numId w:val="20"/>
        </w:numPr>
        <w:jc w:val="left"/>
        <w:rPr>
          <w:sz w:val="26"/>
          <w:szCs w:val="26"/>
        </w:rPr>
      </w:pPr>
      <w:r w:rsidRPr="001C3B3A">
        <w:rPr>
          <w:sz w:val="26"/>
          <w:szCs w:val="26"/>
        </w:rPr>
        <w:t>Giới hạn: Theo thiết kế, MySQL không có ý định làm tất cả và nó đi kèm với các hạn chế về chức năng mà một vào ứng dụng có thể cần.</w:t>
      </w:r>
    </w:p>
    <w:p w14:paraId="0B07C26F" w14:textId="77777777" w:rsidR="001C3B3A" w:rsidRPr="001C3B3A" w:rsidRDefault="001C3B3A" w:rsidP="001C3B3A">
      <w:pPr>
        <w:pStyle w:val="ListParagraph"/>
        <w:numPr>
          <w:ilvl w:val="0"/>
          <w:numId w:val="20"/>
        </w:numPr>
        <w:jc w:val="left"/>
        <w:rPr>
          <w:sz w:val="26"/>
          <w:szCs w:val="26"/>
        </w:rPr>
      </w:pPr>
      <w:r w:rsidRPr="001C3B3A">
        <w:rPr>
          <w:sz w:val="26"/>
          <w:szCs w:val="26"/>
        </w:rPr>
        <w:t>Độ tin cậy: Cách các chức năng cụ thể được xử lý với MySQL (ví dụ tài liệu tham khảo, các giao dịch, kiểm toán,…) làm cho nó kém tin cậy hơn so với một số hệ quản trị cơ sở dữ liệu quan hệ khác.</w:t>
      </w:r>
    </w:p>
    <w:p w14:paraId="0B6F19E7" w14:textId="43BAE262" w:rsidR="001C3B3A" w:rsidRDefault="001C3B3A" w:rsidP="001C3B3A">
      <w:pPr>
        <w:pStyle w:val="ListParagraph"/>
        <w:numPr>
          <w:ilvl w:val="0"/>
          <w:numId w:val="20"/>
        </w:numPr>
        <w:jc w:val="left"/>
        <w:rPr>
          <w:sz w:val="26"/>
          <w:szCs w:val="26"/>
        </w:rPr>
      </w:pPr>
      <w:r w:rsidRPr="001C3B3A">
        <w:rPr>
          <w:sz w:val="26"/>
          <w:szCs w:val="26"/>
        </w:rPr>
        <w:t>Dung lượng hạn chế: Nếu số bản ghi của bạn lớn dần lên thì việc truy xuất dữ liệu của bạn là khá khó khăn, khi đó chúng ta sẽ phải áp dụng nhiều biện pháp để tăng tốc độ truy xuất dữ liệu như là chia tải database này ra nhiều server, hoặc tạo cache MySQL</w:t>
      </w:r>
    </w:p>
    <w:p w14:paraId="646E7442" w14:textId="34181EA7" w:rsidR="001C3B3A" w:rsidRPr="001C3B3A" w:rsidRDefault="001C3B3A" w:rsidP="001C3B3A">
      <w:pPr>
        <w:ind w:left="273"/>
        <w:jc w:val="left"/>
        <w:rPr>
          <w:sz w:val="26"/>
          <w:szCs w:val="26"/>
        </w:rPr>
      </w:pPr>
      <w:r w:rsidRPr="001C3B3A">
        <w:rPr>
          <w:sz w:val="26"/>
          <w:szCs w:val="26"/>
        </w:rPr>
        <w:t>Cách vận hành chính trong môi trường MySQL như sau:</w:t>
      </w:r>
    </w:p>
    <w:p w14:paraId="7C6F052E" w14:textId="77777777" w:rsidR="001C3B3A" w:rsidRPr="001C3B3A" w:rsidRDefault="001C3B3A" w:rsidP="001C3B3A">
      <w:pPr>
        <w:pStyle w:val="ListParagraph"/>
        <w:numPr>
          <w:ilvl w:val="0"/>
          <w:numId w:val="21"/>
        </w:numPr>
        <w:jc w:val="left"/>
        <w:rPr>
          <w:sz w:val="26"/>
          <w:szCs w:val="26"/>
        </w:rPr>
      </w:pPr>
      <w:r w:rsidRPr="001C3B3A">
        <w:rPr>
          <w:sz w:val="26"/>
          <w:szCs w:val="26"/>
        </w:rPr>
        <w:lastRenderedPageBreak/>
        <w:t>MySQL tạo ra bảng để lưu trữ dữ liệu, định nghĩa sự liên quan giữa các bảng đó.</w:t>
      </w:r>
    </w:p>
    <w:p w14:paraId="4A26A38E" w14:textId="77777777" w:rsidR="001C3B3A" w:rsidRPr="001C3B3A" w:rsidRDefault="001C3B3A" w:rsidP="001C3B3A">
      <w:pPr>
        <w:pStyle w:val="ListParagraph"/>
        <w:numPr>
          <w:ilvl w:val="0"/>
          <w:numId w:val="21"/>
        </w:numPr>
        <w:jc w:val="left"/>
        <w:rPr>
          <w:sz w:val="26"/>
          <w:szCs w:val="26"/>
        </w:rPr>
      </w:pPr>
      <w:r w:rsidRPr="001C3B3A">
        <w:rPr>
          <w:sz w:val="26"/>
          <w:szCs w:val="26"/>
        </w:rPr>
        <w:t>Client sẽ gửi yêu cầu SQL bằng một lệnh đặc biệt trên MySQL.</w:t>
      </w:r>
    </w:p>
    <w:p w14:paraId="78505A17" w14:textId="475D6384" w:rsidR="001C3B3A" w:rsidRPr="001C3B3A" w:rsidRDefault="001C3B3A" w:rsidP="001C3B3A">
      <w:pPr>
        <w:pStyle w:val="ListParagraph"/>
        <w:numPr>
          <w:ilvl w:val="0"/>
          <w:numId w:val="21"/>
        </w:numPr>
        <w:jc w:val="left"/>
        <w:rPr>
          <w:sz w:val="26"/>
          <w:szCs w:val="26"/>
        </w:rPr>
      </w:pPr>
      <w:r w:rsidRPr="001C3B3A">
        <w:rPr>
          <w:sz w:val="26"/>
          <w:szCs w:val="26"/>
        </w:rPr>
        <w:t>Ứng dụng trên server sẽ phản hồi thông tin và trả về kết quả trên máy client.</w:t>
      </w:r>
    </w:p>
    <w:p w14:paraId="4890DBDE" w14:textId="5C20ADFD" w:rsidR="008E1301" w:rsidRDefault="008E1301" w:rsidP="008E1301">
      <w:pPr>
        <w:pStyle w:val="Heading3"/>
      </w:pPr>
      <w:bookmarkStart w:id="332" w:name="_Toc153583259"/>
      <w:bookmarkStart w:id="333" w:name="_Toc153587684"/>
      <w:bookmarkStart w:id="334" w:name="_Toc154678604"/>
      <w:r w:rsidRPr="008E1301">
        <w:t>FastAPI</w:t>
      </w:r>
      <w:bookmarkEnd w:id="332"/>
      <w:bookmarkEnd w:id="333"/>
      <w:bookmarkEnd w:id="334"/>
    </w:p>
    <w:p w14:paraId="72C12978" w14:textId="215DDAC9" w:rsidR="008E1301" w:rsidRPr="008E1301" w:rsidRDefault="008E1301" w:rsidP="00103133">
      <w:pPr>
        <w:ind w:firstLine="600"/>
        <w:jc w:val="left"/>
        <w:rPr>
          <w:sz w:val="26"/>
          <w:szCs w:val="26"/>
        </w:rPr>
      </w:pPr>
      <w:r w:rsidRPr="008E1301">
        <w:rPr>
          <w:sz w:val="26"/>
          <w:szCs w:val="26"/>
        </w:rPr>
        <w:t>FastAPI là một framework web nhanh chóng, dựa trên Python, được thiết kế để xây dựng API hiệu suất cao và dễ sử dụng. FastAPI sử dụng kiểu chú thích (type annotations) để tạo ra API mà không cần nhiều mã nguồn, đồng thời tự động tạo ra tài liệu API (OpenAPI và JSON Schema) và hỗ trợ xử lý bất đồng bộ với ASGI (Asynchronous Server Gateway Interface).</w:t>
      </w:r>
    </w:p>
    <w:p w14:paraId="5691F26A" w14:textId="289F173B" w:rsidR="008E1301" w:rsidRPr="008E1301" w:rsidRDefault="008E1301" w:rsidP="00103133">
      <w:pPr>
        <w:ind w:firstLine="600"/>
        <w:jc w:val="left"/>
        <w:rPr>
          <w:sz w:val="26"/>
          <w:szCs w:val="26"/>
        </w:rPr>
      </w:pPr>
      <w:r w:rsidRPr="008E1301">
        <w:rPr>
          <w:sz w:val="26"/>
          <w:szCs w:val="26"/>
        </w:rPr>
        <w:t>Nó tích hợp Pydantic để kiểm tra và serialize dữ liệu đầu vào và đầu ra của API, sử dụng kiểu chú thích Python để xác định kiểu dữ liệu. FastAPI cung cấp hỗ trợ xác thực OAuth2, giúp bảo vệ API và quản lý quyền truy cập, và có khả năng xử lý Websockets và GraphQL, mở ra khả năng xây dựng ứng dụng thời gian thực và giao diện tương tác động.</w:t>
      </w:r>
    </w:p>
    <w:p w14:paraId="380DA05A" w14:textId="77777777" w:rsidR="008E1301" w:rsidRDefault="008E1301" w:rsidP="00103133">
      <w:pPr>
        <w:jc w:val="left"/>
        <w:rPr>
          <w:sz w:val="26"/>
          <w:szCs w:val="26"/>
        </w:rPr>
      </w:pPr>
      <w:r w:rsidRPr="008E1301">
        <w:rPr>
          <w:sz w:val="26"/>
          <w:szCs w:val="26"/>
        </w:rPr>
        <w:t>Được xây dựng trên nền tảng Starlette và hỗ trợ ASGI, FastAPI cho phép tích hợp dễ dàng với nhiều middleware và tiện ích từ cộng đồng, làm cho việc phát triển ứng dụng web API trở nên nhanh chóng và hiệu quả.</w:t>
      </w:r>
    </w:p>
    <w:p w14:paraId="7B8D646F" w14:textId="0BE049E4" w:rsidR="007B08FD" w:rsidRDefault="007B08FD" w:rsidP="00103133">
      <w:pPr>
        <w:jc w:val="left"/>
        <w:rPr>
          <w:sz w:val="26"/>
          <w:szCs w:val="26"/>
        </w:rPr>
      </w:pPr>
      <w:r>
        <w:rPr>
          <w:sz w:val="26"/>
          <w:szCs w:val="26"/>
        </w:rPr>
        <w:tab/>
      </w:r>
      <w:r w:rsidRPr="007B08FD">
        <w:rPr>
          <w:sz w:val="26"/>
          <w:szCs w:val="26"/>
        </w:rPr>
        <w:t>Các tính năng chính</w:t>
      </w:r>
      <w:r>
        <w:rPr>
          <w:sz w:val="26"/>
          <w:szCs w:val="26"/>
        </w:rPr>
        <w:t>:</w:t>
      </w:r>
    </w:p>
    <w:p w14:paraId="39CDF3C9" w14:textId="6C9A19FA" w:rsidR="007B08FD" w:rsidRPr="007B08FD" w:rsidRDefault="007B08FD" w:rsidP="007B08FD">
      <w:pPr>
        <w:pStyle w:val="ListParagraph"/>
        <w:numPr>
          <w:ilvl w:val="0"/>
          <w:numId w:val="22"/>
        </w:numPr>
        <w:jc w:val="left"/>
        <w:rPr>
          <w:sz w:val="26"/>
          <w:szCs w:val="26"/>
        </w:rPr>
      </w:pPr>
      <w:r w:rsidRPr="007B08FD">
        <w:rPr>
          <w:sz w:val="26"/>
          <w:szCs w:val="26"/>
        </w:rPr>
        <w:t>Nhanh (Fast): Từ chính document của framework có thể tự tin so sánh tốc độ ngang bằng với NodeJs và Go (mình sẽ làm benchmark để kiểm chứng điều này trong những phần sau - phải thấy mới tin được).</w:t>
      </w:r>
    </w:p>
    <w:p w14:paraId="2D0E36DE" w14:textId="264C844C" w:rsidR="007B08FD" w:rsidRPr="007B08FD" w:rsidRDefault="007B08FD" w:rsidP="007B08FD">
      <w:pPr>
        <w:pStyle w:val="ListParagraph"/>
        <w:numPr>
          <w:ilvl w:val="0"/>
          <w:numId w:val="22"/>
        </w:numPr>
        <w:jc w:val="left"/>
        <w:rPr>
          <w:sz w:val="26"/>
          <w:szCs w:val="26"/>
        </w:rPr>
      </w:pPr>
      <w:r w:rsidRPr="007B08FD">
        <w:rPr>
          <w:sz w:val="26"/>
          <w:szCs w:val="26"/>
        </w:rPr>
        <w:t>Triển khai nhanh (Fast to code): Tăng tốc độ triển khai các tính năng từ 200% đến 300% (cá nhân mình cũng cảm thấy điều đó, các bạn có thể trải nghiệm để cảm nhận).</w:t>
      </w:r>
    </w:p>
    <w:p w14:paraId="155BBC1E" w14:textId="77777777" w:rsidR="007B08FD" w:rsidRPr="007B08FD" w:rsidRDefault="007B08FD" w:rsidP="007B08FD">
      <w:pPr>
        <w:pStyle w:val="ListParagraph"/>
        <w:numPr>
          <w:ilvl w:val="0"/>
          <w:numId w:val="22"/>
        </w:numPr>
        <w:jc w:val="left"/>
        <w:rPr>
          <w:sz w:val="26"/>
          <w:szCs w:val="26"/>
        </w:rPr>
      </w:pPr>
      <w:r w:rsidRPr="007B08FD">
        <w:rPr>
          <w:sz w:val="26"/>
          <w:szCs w:val="26"/>
        </w:rPr>
        <w:t>Ít lỗi hơn (Fewer bugs): Giảm khoảng 40% lỗi do lập trình viên gây ra (mình đoán có thể do một số tính đã được bao đóng và triển khai sẵn nên làm giảm lỗi phát sinh trong quá trình lập trình, và có thể có thêm một số nguyên nhân khác, bla bla...).</w:t>
      </w:r>
    </w:p>
    <w:p w14:paraId="7B4C79BA" w14:textId="77777777" w:rsidR="007B08FD" w:rsidRPr="007B08FD" w:rsidRDefault="007B08FD" w:rsidP="007B08FD">
      <w:pPr>
        <w:pStyle w:val="ListParagraph"/>
        <w:numPr>
          <w:ilvl w:val="0"/>
          <w:numId w:val="22"/>
        </w:numPr>
        <w:jc w:val="left"/>
        <w:rPr>
          <w:sz w:val="26"/>
          <w:szCs w:val="26"/>
        </w:rPr>
      </w:pPr>
      <w:r w:rsidRPr="007B08FD">
        <w:rPr>
          <w:sz w:val="26"/>
          <w:szCs w:val="26"/>
        </w:rPr>
        <w:lastRenderedPageBreak/>
        <w:t>Trực quan và tiện dụng (Intuitive): Được nhiều trình chỉnh sửa hỗ trợ, có thể chạy trên nhiều nền tảng khác nhau. Tốn ít thời gian gỡ lỗi hơn (hưởng lợi từ Python là một ngôn ngữ thông dịch)</w:t>
      </w:r>
    </w:p>
    <w:p w14:paraId="3FE6C291" w14:textId="77777777" w:rsidR="007B08FD" w:rsidRPr="007B08FD" w:rsidRDefault="007B08FD" w:rsidP="007B08FD">
      <w:pPr>
        <w:pStyle w:val="ListParagraph"/>
        <w:numPr>
          <w:ilvl w:val="0"/>
          <w:numId w:val="22"/>
        </w:numPr>
        <w:jc w:val="left"/>
        <w:rPr>
          <w:sz w:val="26"/>
          <w:szCs w:val="26"/>
        </w:rPr>
      </w:pPr>
      <w:r w:rsidRPr="007B08FD">
        <w:rPr>
          <w:sz w:val="26"/>
          <w:szCs w:val="26"/>
        </w:rPr>
        <w:t>Dễ dàng tiếp cận (Easy): Thiết kế dễ sử dụng và hỏi tập nhanh thông qua docs.</w:t>
      </w:r>
    </w:p>
    <w:p w14:paraId="12C30108" w14:textId="77777777" w:rsidR="007B08FD" w:rsidRPr="007B08FD" w:rsidRDefault="007B08FD" w:rsidP="007B08FD">
      <w:pPr>
        <w:pStyle w:val="ListParagraph"/>
        <w:numPr>
          <w:ilvl w:val="0"/>
          <w:numId w:val="22"/>
        </w:numPr>
        <w:jc w:val="left"/>
        <w:rPr>
          <w:sz w:val="26"/>
          <w:szCs w:val="26"/>
        </w:rPr>
      </w:pPr>
      <w:r w:rsidRPr="007B08FD">
        <w:rPr>
          <w:sz w:val="26"/>
          <w:szCs w:val="26"/>
        </w:rPr>
        <w:t>Code ngắn gọn (Short): Code ngắn gọn, bao gồm nhiều tính năng đã được triển khai sẵn và giúp giảm thiểu bugs.</w:t>
      </w:r>
    </w:p>
    <w:p w14:paraId="518CE7F0" w14:textId="5E0B46E7" w:rsidR="007B08FD" w:rsidRPr="007B08FD" w:rsidRDefault="007B08FD" w:rsidP="007B08FD">
      <w:pPr>
        <w:pStyle w:val="ListParagraph"/>
        <w:numPr>
          <w:ilvl w:val="0"/>
          <w:numId w:val="22"/>
        </w:numPr>
        <w:jc w:val="left"/>
        <w:rPr>
          <w:sz w:val="26"/>
          <w:szCs w:val="26"/>
        </w:rPr>
      </w:pPr>
      <w:r w:rsidRPr="007B08FD">
        <w:rPr>
          <w:sz w:val="26"/>
          <w:szCs w:val="26"/>
        </w:rPr>
        <w:t>Mạnh mẽ (Robust): Code sẵn sàng cho môi trường production và API docs được sinh tự động.</w:t>
      </w:r>
    </w:p>
    <w:p w14:paraId="101BDE41" w14:textId="48B9A4E4" w:rsidR="00466998" w:rsidRDefault="00466998" w:rsidP="00466998">
      <w:pPr>
        <w:pStyle w:val="Heading3"/>
      </w:pPr>
      <w:bookmarkStart w:id="335" w:name="_Toc154678605"/>
      <w:r w:rsidRPr="00466998">
        <w:t>KNN (K-Nearest Neighbors)</w:t>
      </w:r>
      <w:bookmarkEnd w:id="335"/>
    </w:p>
    <w:p w14:paraId="7C12ADFC" w14:textId="4B567BEB" w:rsidR="00466998" w:rsidRDefault="00466998" w:rsidP="00466998">
      <w:pPr>
        <w:ind w:firstLine="600"/>
        <w:jc w:val="left"/>
        <w:rPr>
          <w:sz w:val="26"/>
          <w:szCs w:val="26"/>
        </w:rPr>
      </w:pPr>
      <w:r w:rsidRPr="00466998">
        <w:rPr>
          <w:sz w:val="26"/>
          <w:szCs w:val="26"/>
        </w:rPr>
        <w:t>K-nearest neighbor là một trong những thuật toán supervised-learning đơn giản nhất (mà hiệu quả trong một vài trường hợp) trong Machine Learning. Khi training, thuật toán này không học một điều gì từ dữ liệu training (đây cũng là lý do thuật toán này được xếp vào loại lazy learning), mọi tính toán được thực hiện khi nó cần dự đoán kết quả của dữ liệu mới. K-nearest neighbor có thể áp dụng được vào cả hai loại của bài toán Supervised learning là Classification và Regression. KNN còn được gọi là một thuật toán Instance-based hay Memory-based learning.</w:t>
      </w:r>
    </w:p>
    <w:p w14:paraId="392FB1A3" w14:textId="2C4918A0" w:rsidR="007B08FD" w:rsidRPr="007B08FD" w:rsidRDefault="007B08FD" w:rsidP="007B08FD">
      <w:pPr>
        <w:ind w:firstLine="600"/>
        <w:jc w:val="left"/>
        <w:rPr>
          <w:sz w:val="26"/>
          <w:szCs w:val="26"/>
        </w:rPr>
      </w:pPr>
      <w:r w:rsidRPr="007B08FD">
        <w:rPr>
          <w:sz w:val="26"/>
          <w:szCs w:val="26"/>
        </w:rPr>
        <w:t>Với KNN, trong bài toán Classification, label của một điểm dữ liệu mới (hay kết quả của câu hỏi trong bài thi) được suy ra trực tiếp từ K điểm dữ liệu gần nhất trong training set. Label của một test data có thể được quyết định bằng major voting (bầu chọn theo số phiếu) giữa các điểm gần nhất, hoặc nó có thể được suy ra bằng cách đánh trọng số khác nhau cho mỗi trong các điểm gần nhất đó rồi suy ra label. Chi tiết sẽ được nêu trong phần tiếp theo.</w:t>
      </w:r>
    </w:p>
    <w:p w14:paraId="75BE8B5C" w14:textId="77777777" w:rsidR="007B08FD" w:rsidRPr="007B08FD" w:rsidRDefault="007B08FD" w:rsidP="007B08FD">
      <w:pPr>
        <w:ind w:firstLine="600"/>
        <w:jc w:val="left"/>
        <w:rPr>
          <w:sz w:val="26"/>
          <w:szCs w:val="26"/>
        </w:rPr>
      </w:pPr>
      <w:r w:rsidRPr="007B08FD">
        <w:rPr>
          <w:sz w:val="26"/>
          <w:szCs w:val="26"/>
        </w:rPr>
        <w:t>Trong bài toán Regresssion, đầu ra của một điểm dữ liệu sẽ bằng chính đầu ra của điểm dữ liệu đã biết gần nhất (trong trường hợp K=1), hoặc là trung bình có trọng số của đầu ra của những điểm gần nhất, hoặc bằng một mối quan hệ dựa trên khoảng cách tới các điểm gần nhất đó.</w:t>
      </w:r>
    </w:p>
    <w:p w14:paraId="29F53DC3" w14:textId="77777777" w:rsidR="007B08FD" w:rsidRPr="007B08FD" w:rsidRDefault="007B08FD" w:rsidP="007B08FD">
      <w:pPr>
        <w:ind w:firstLine="600"/>
        <w:jc w:val="left"/>
        <w:rPr>
          <w:sz w:val="26"/>
          <w:szCs w:val="26"/>
        </w:rPr>
      </w:pPr>
    </w:p>
    <w:p w14:paraId="4791B94B" w14:textId="404F26B3" w:rsidR="007B08FD" w:rsidRDefault="007B08FD" w:rsidP="007B08FD">
      <w:pPr>
        <w:ind w:firstLine="600"/>
        <w:jc w:val="left"/>
        <w:rPr>
          <w:sz w:val="26"/>
          <w:szCs w:val="26"/>
        </w:rPr>
      </w:pPr>
      <w:r w:rsidRPr="007B08FD">
        <w:rPr>
          <w:sz w:val="26"/>
          <w:szCs w:val="26"/>
        </w:rPr>
        <w:lastRenderedPageBreak/>
        <w:t>Một cách ngắn gọn, KNN là thuật toán đi tìm đầu ra của một điểm dữ liệu mới bằng cách chỉ dựa trên thông tin của K điểm dữ liệu trong training set gần nó nhất (K-lân cận), không quan tâm đến việc có một vài điểm dữ liệu trong những điểm gần nhất này là nhiễu.</w:t>
      </w:r>
    </w:p>
    <w:p w14:paraId="1AE0969F" w14:textId="77777777" w:rsidR="007B08FD" w:rsidRPr="007B08FD" w:rsidRDefault="007B08FD" w:rsidP="007B08FD">
      <w:pPr>
        <w:ind w:firstLine="600"/>
        <w:jc w:val="left"/>
        <w:rPr>
          <w:sz w:val="26"/>
          <w:szCs w:val="26"/>
        </w:rPr>
      </w:pPr>
      <w:r w:rsidRPr="007B08FD">
        <w:rPr>
          <w:sz w:val="26"/>
          <w:szCs w:val="26"/>
        </w:rPr>
        <w:t>Ưu điểm của KNN</w:t>
      </w:r>
    </w:p>
    <w:p w14:paraId="34FF07B6" w14:textId="77777777" w:rsidR="007B08FD" w:rsidRPr="007B08FD" w:rsidRDefault="007B08FD" w:rsidP="007B08FD">
      <w:pPr>
        <w:pStyle w:val="ListParagraph"/>
        <w:numPr>
          <w:ilvl w:val="0"/>
          <w:numId w:val="23"/>
        </w:numPr>
        <w:jc w:val="left"/>
        <w:rPr>
          <w:sz w:val="26"/>
          <w:szCs w:val="26"/>
        </w:rPr>
      </w:pPr>
      <w:r w:rsidRPr="007B08FD">
        <w:rPr>
          <w:sz w:val="26"/>
          <w:szCs w:val="26"/>
        </w:rPr>
        <w:t>Độ phức tạp tính toán của quá trình training là bằng 0.</w:t>
      </w:r>
    </w:p>
    <w:p w14:paraId="36D7A291" w14:textId="77777777" w:rsidR="007B08FD" w:rsidRPr="007B08FD" w:rsidRDefault="007B08FD" w:rsidP="007B08FD">
      <w:pPr>
        <w:pStyle w:val="ListParagraph"/>
        <w:numPr>
          <w:ilvl w:val="0"/>
          <w:numId w:val="23"/>
        </w:numPr>
        <w:jc w:val="left"/>
        <w:rPr>
          <w:sz w:val="26"/>
          <w:szCs w:val="26"/>
        </w:rPr>
      </w:pPr>
      <w:r w:rsidRPr="007B08FD">
        <w:rPr>
          <w:sz w:val="26"/>
          <w:szCs w:val="26"/>
        </w:rPr>
        <w:t>Việc dự đoán kết quả của dữ liệu mới rất đơn giản.</w:t>
      </w:r>
    </w:p>
    <w:p w14:paraId="355D547C" w14:textId="2CB29EFB" w:rsidR="007B08FD" w:rsidRPr="007B08FD" w:rsidRDefault="007B08FD" w:rsidP="007B08FD">
      <w:pPr>
        <w:pStyle w:val="ListParagraph"/>
        <w:numPr>
          <w:ilvl w:val="0"/>
          <w:numId w:val="23"/>
        </w:numPr>
        <w:jc w:val="left"/>
        <w:rPr>
          <w:sz w:val="26"/>
          <w:szCs w:val="26"/>
        </w:rPr>
      </w:pPr>
      <w:r w:rsidRPr="007B08FD">
        <w:rPr>
          <w:sz w:val="26"/>
          <w:szCs w:val="26"/>
        </w:rPr>
        <w:t>Không cần giả sử gì về phân phối của các class.</w:t>
      </w:r>
    </w:p>
    <w:p w14:paraId="587EE3AD" w14:textId="77777777" w:rsidR="007B08FD" w:rsidRPr="007B08FD" w:rsidRDefault="007B08FD" w:rsidP="007B08FD">
      <w:pPr>
        <w:ind w:firstLine="600"/>
        <w:jc w:val="left"/>
        <w:rPr>
          <w:sz w:val="26"/>
          <w:szCs w:val="26"/>
        </w:rPr>
      </w:pPr>
      <w:r w:rsidRPr="007B08FD">
        <w:rPr>
          <w:sz w:val="26"/>
          <w:szCs w:val="26"/>
        </w:rPr>
        <w:t>Nhược điểm của KNN</w:t>
      </w:r>
    </w:p>
    <w:p w14:paraId="16F13A65" w14:textId="77777777" w:rsidR="007B08FD" w:rsidRPr="007B08FD" w:rsidRDefault="007B08FD" w:rsidP="007B08FD">
      <w:pPr>
        <w:pStyle w:val="ListParagraph"/>
        <w:numPr>
          <w:ilvl w:val="0"/>
          <w:numId w:val="24"/>
        </w:numPr>
        <w:jc w:val="left"/>
        <w:rPr>
          <w:sz w:val="26"/>
          <w:szCs w:val="26"/>
        </w:rPr>
      </w:pPr>
      <w:r w:rsidRPr="007B08FD">
        <w:rPr>
          <w:sz w:val="26"/>
          <w:szCs w:val="26"/>
        </w:rPr>
        <w:t>KNN rất nhạy cảm với nhiễu khi K nhỏ.</w:t>
      </w:r>
    </w:p>
    <w:p w14:paraId="24F4CF4A" w14:textId="4888343E" w:rsidR="007B08FD" w:rsidRDefault="007B08FD" w:rsidP="007B08FD">
      <w:pPr>
        <w:ind w:firstLine="600"/>
        <w:jc w:val="left"/>
        <w:rPr>
          <w:sz w:val="26"/>
          <w:szCs w:val="26"/>
        </w:rPr>
      </w:pPr>
      <w:r>
        <w:rPr>
          <w:sz w:val="26"/>
          <w:szCs w:val="26"/>
        </w:rPr>
        <w:t>Tổng quan</w:t>
      </w:r>
      <w:r w:rsidRPr="007B08FD">
        <w:rPr>
          <w:sz w:val="26"/>
          <w:szCs w:val="26"/>
        </w:rPr>
        <w:t>, KNN là một thuật toán mà mọi tính toán đều nằm ở khâu test. Trong đó việc tính khoảng cách tới từng điểm dữ liệu trong training set sẽ tốn rất nhiều thời gian, đặc biệt là với các cơ sở dữ liệu có số chiều lớn và có nhiều điểm dữ liệu. Với K càng lớn thì độ phức tạp cũng sẽ tăng lên. Ngoài ra, việc lưu toàn bộ dữ liệu trong bộ nhớ cũng ảnh hưởng tới hiệu năng của KNN.</w:t>
      </w:r>
    </w:p>
    <w:p w14:paraId="0E6B892C" w14:textId="786F348D" w:rsidR="007B08FD" w:rsidRDefault="007B08FD" w:rsidP="007B08FD">
      <w:pPr>
        <w:pStyle w:val="Heading3"/>
      </w:pPr>
      <w:bookmarkStart w:id="336" w:name="_Toc154678606"/>
      <w:r>
        <w:t>Boto3</w:t>
      </w:r>
      <w:bookmarkEnd w:id="336"/>
    </w:p>
    <w:p w14:paraId="400065F9" w14:textId="36AA2255" w:rsidR="007B08FD" w:rsidRPr="007B08FD" w:rsidRDefault="007B08FD" w:rsidP="007B08FD">
      <w:pPr>
        <w:ind w:firstLine="720"/>
        <w:jc w:val="left"/>
        <w:rPr>
          <w:sz w:val="26"/>
          <w:szCs w:val="26"/>
        </w:rPr>
      </w:pPr>
      <w:r w:rsidRPr="007B08FD">
        <w:rPr>
          <w:sz w:val="26"/>
          <w:szCs w:val="26"/>
        </w:rPr>
        <w:t>Boto3 là một thư viện lập trình Python được phát triển bởi Amazon Web Services (AWS) để hỗ trợ việc tương tác với và quản lý các dịch vụ điện toán đám mây của AWS thông qua API. Được xây dựng trên cơ sở của Botocore, thư viện cơ sở cho tất cả các thư viện SDK (Software Development Kit) của AWS, Boto3 cung cấp một giao diện thuận tiện cho các nhà phát triển để thực hiện các thao tác như tạo, đọc, cập nhật, và xóa tài nguyên trên AWS</w:t>
      </w:r>
    </w:p>
    <w:p w14:paraId="53319282" w14:textId="37F3F870" w:rsidR="007B08FD" w:rsidRPr="007B08FD" w:rsidRDefault="007B08FD" w:rsidP="007B08FD">
      <w:pPr>
        <w:ind w:firstLine="720"/>
        <w:jc w:val="left"/>
        <w:rPr>
          <w:sz w:val="26"/>
          <w:szCs w:val="26"/>
        </w:rPr>
      </w:pPr>
      <w:r w:rsidRPr="007B08FD">
        <w:rPr>
          <w:sz w:val="26"/>
          <w:szCs w:val="26"/>
        </w:rPr>
        <w:t xml:space="preserve">Boto3 hỗ trợ nhiều dịch vụ của AWS, bao gồm nhưng không giới hạn vào lưu trữ đối tượng với Amazon S3, tính toán đám mây với Amazon EC2, quản lý cơ sở dữ liệu với Amazon DynamoDB và Amazon RDS, cũng như nhiều dịch vụ khác. Điều này cho phép </w:t>
      </w:r>
      <w:r w:rsidRPr="007B08FD">
        <w:rPr>
          <w:sz w:val="26"/>
          <w:szCs w:val="26"/>
        </w:rPr>
        <w:lastRenderedPageBreak/>
        <w:t>nhà phát triển xây dựng và triển khai ứng dụng trên AWS và thực hiện các tác vụ quản lý tài nguyên một cách hiệu quả.</w:t>
      </w:r>
    </w:p>
    <w:p w14:paraId="1A026DC8" w14:textId="258EA732" w:rsidR="007B08FD" w:rsidRPr="007B08FD" w:rsidRDefault="007B08FD" w:rsidP="007B08FD">
      <w:pPr>
        <w:ind w:firstLine="720"/>
        <w:jc w:val="left"/>
        <w:rPr>
          <w:sz w:val="26"/>
          <w:szCs w:val="26"/>
        </w:rPr>
      </w:pPr>
      <w:r w:rsidRPr="007B08FD">
        <w:rPr>
          <w:sz w:val="26"/>
          <w:szCs w:val="26"/>
        </w:rPr>
        <w:t>Các khái niệm chính trong Boto3 bao gồm "Session" để quản lý thông tin xác thực và cấu hình, "Resource" và "Client" để tương tác với tài nguyên và dịch vụ AWS, "Operation" để thực hiện các hoạt động cụ thể trên dịch vụ, và "Paginator" để xử lý kết quả trả về qua nhiều trang.</w:t>
      </w:r>
    </w:p>
    <w:p w14:paraId="6A3A6127" w14:textId="77777777" w:rsidR="007B08FD" w:rsidRPr="007B08FD" w:rsidRDefault="007B08FD" w:rsidP="007B08FD">
      <w:pPr>
        <w:ind w:firstLine="720"/>
        <w:jc w:val="left"/>
        <w:rPr>
          <w:sz w:val="26"/>
          <w:szCs w:val="26"/>
        </w:rPr>
      </w:pPr>
      <w:r w:rsidRPr="007B08FD">
        <w:rPr>
          <w:sz w:val="26"/>
          <w:szCs w:val="26"/>
        </w:rPr>
        <w:t>Boto3 không chỉ giúp tự động hóa các nhiệm vụ quản lý tài nguyên, mà còn mang lại tính linh hoạt cho các nhà phát triển khi xây dựng ứng dụng đám mây, bằng cách cung cấp các phương thức và tiện ích đa dạng để tương tác với nền tảng AWS.</w:t>
      </w:r>
    </w:p>
    <w:p w14:paraId="28F68EF9" w14:textId="77777777" w:rsidR="007B08FD" w:rsidRPr="00465106" w:rsidRDefault="007B08FD" w:rsidP="007B08FD">
      <w:pPr>
        <w:ind w:firstLine="720"/>
        <w:jc w:val="left"/>
        <w:rPr>
          <w:sz w:val="26"/>
          <w:szCs w:val="26"/>
        </w:rPr>
      </w:pPr>
      <w:r w:rsidRPr="00465106">
        <w:rPr>
          <w:sz w:val="26"/>
          <w:szCs w:val="26"/>
        </w:rPr>
        <w:t>Ưu điểm của Boto3:</w:t>
      </w:r>
    </w:p>
    <w:p w14:paraId="0CDA04BF" w14:textId="48FF7FE6" w:rsidR="007B08FD" w:rsidRPr="00465106" w:rsidRDefault="007B08FD" w:rsidP="007B08FD">
      <w:pPr>
        <w:pStyle w:val="ListParagraph"/>
        <w:numPr>
          <w:ilvl w:val="0"/>
          <w:numId w:val="24"/>
        </w:numPr>
        <w:jc w:val="left"/>
        <w:rPr>
          <w:sz w:val="26"/>
          <w:szCs w:val="26"/>
        </w:rPr>
      </w:pPr>
      <w:r w:rsidRPr="00465106">
        <w:rPr>
          <w:sz w:val="26"/>
          <w:szCs w:val="26"/>
        </w:rPr>
        <w:t>Dễ sử dụng và Linh hoạt: Boto3 cung cấp một giao diện lập trình Python thuận tiện, giúp nhà phát triển tương tác với các dịch vụ AWS một cách dễ dàng và linh hoạt.</w:t>
      </w:r>
    </w:p>
    <w:p w14:paraId="25DC62AC" w14:textId="603655FA" w:rsidR="007B08FD" w:rsidRPr="00465106" w:rsidRDefault="007B08FD" w:rsidP="007B08FD">
      <w:pPr>
        <w:pStyle w:val="ListParagraph"/>
        <w:numPr>
          <w:ilvl w:val="0"/>
          <w:numId w:val="24"/>
        </w:numPr>
        <w:jc w:val="left"/>
        <w:rPr>
          <w:sz w:val="26"/>
          <w:szCs w:val="26"/>
        </w:rPr>
      </w:pPr>
      <w:r w:rsidRPr="00465106">
        <w:rPr>
          <w:sz w:val="26"/>
          <w:szCs w:val="26"/>
        </w:rPr>
        <w:t>Hỗ trợ Rộng Rãi: Boto3 hỗ trợ nhiều dịch vụ khác nhau của AWS, bao gồm lưu trữ, tính toán, cơ sở dữ liệu, trí tuệ nhân tạo và nhiều hơn nữa, giúp phục vụ nhu cầu đa dạng của ứng dụng.</w:t>
      </w:r>
    </w:p>
    <w:p w14:paraId="3C5EE0B3" w14:textId="7D366DAD" w:rsidR="007B08FD" w:rsidRPr="00465106" w:rsidRDefault="007B08FD" w:rsidP="007B08FD">
      <w:pPr>
        <w:pStyle w:val="ListParagraph"/>
        <w:numPr>
          <w:ilvl w:val="0"/>
          <w:numId w:val="24"/>
        </w:numPr>
        <w:jc w:val="left"/>
        <w:rPr>
          <w:sz w:val="26"/>
          <w:szCs w:val="26"/>
        </w:rPr>
      </w:pPr>
      <w:r w:rsidRPr="00465106">
        <w:rPr>
          <w:sz w:val="26"/>
          <w:szCs w:val="26"/>
        </w:rPr>
        <w:t>Tích Hợp Mạnh Mẽ: Boto3 được tích hợp chặt chẽ với các dịch vụ AWS, điều này giúp đảm bảo rằng thư viện luôn cập nhật với các tính năng mới và thay đổi trong các dịch vụ.</w:t>
      </w:r>
    </w:p>
    <w:p w14:paraId="6F8180DC" w14:textId="3DC35DC1" w:rsidR="007B08FD" w:rsidRPr="00465106" w:rsidRDefault="007B08FD" w:rsidP="007B08FD">
      <w:pPr>
        <w:pStyle w:val="ListParagraph"/>
        <w:numPr>
          <w:ilvl w:val="0"/>
          <w:numId w:val="24"/>
        </w:numPr>
        <w:jc w:val="left"/>
        <w:rPr>
          <w:sz w:val="26"/>
          <w:szCs w:val="26"/>
        </w:rPr>
      </w:pPr>
      <w:r w:rsidRPr="00465106">
        <w:rPr>
          <w:sz w:val="26"/>
          <w:szCs w:val="26"/>
        </w:rPr>
        <w:t>Cộng Đồng Hỗ Trợ Lớn: Do được phát triển và duy trì bởi AWS, Boto3 có sự hỗ trợ lớn từ cộng đồng và nhận được sự chăm sóc chính thức từ Amazon, giúp đảm bảo tính ổn định và bảo mật.</w:t>
      </w:r>
    </w:p>
    <w:p w14:paraId="72CE374F" w14:textId="657AA1F6" w:rsidR="007B08FD" w:rsidRPr="00465106" w:rsidRDefault="007B08FD" w:rsidP="007B08FD">
      <w:pPr>
        <w:pStyle w:val="ListParagraph"/>
        <w:numPr>
          <w:ilvl w:val="0"/>
          <w:numId w:val="24"/>
        </w:numPr>
        <w:jc w:val="left"/>
        <w:rPr>
          <w:sz w:val="26"/>
          <w:szCs w:val="26"/>
        </w:rPr>
      </w:pPr>
      <w:r w:rsidRPr="00465106">
        <w:rPr>
          <w:sz w:val="26"/>
          <w:szCs w:val="26"/>
        </w:rPr>
        <w:t>Dữ Liệu Tương Thích (Data-Driven): Boto3 hỗ trợ các loại dữ liệu phổ biến như JSON và các đối tượng Python, tạo điều kiện thuận lợi cho việc làm việc với dữ liệu trong các ứng dụng Python.</w:t>
      </w:r>
    </w:p>
    <w:p w14:paraId="6C2CB4C1" w14:textId="77777777" w:rsidR="007B08FD" w:rsidRPr="00465106" w:rsidRDefault="007B08FD" w:rsidP="007B08FD">
      <w:pPr>
        <w:ind w:firstLine="720"/>
        <w:jc w:val="left"/>
        <w:rPr>
          <w:sz w:val="26"/>
          <w:szCs w:val="26"/>
        </w:rPr>
      </w:pPr>
      <w:r w:rsidRPr="00465106">
        <w:rPr>
          <w:sz w:val="26"/>
          <w:szCs w:val="26"/>
        </w:rPr>
        <w:t>Nhược điểm của Boto3:</w:t>
      </w:r>
    </w:p>
    <w:p w14:paraId="695CBE97" w14:textId="1FF6C928" w:rsidR="007B08FD" w:rsidRPr="00465106" w:rsidRDefault="007B08FD" w:rsidP="007B08FD">
      <w:pPr>
        <w:pStyle w:val="ListParagraph"/>
        <w:numPr>
          <w:ilvl w:val="0"/>
          <w:numId w:val="25"/>
        </w:numPr>
        <w:jc w:val="left"/>
        <w:rPr>
          <w:sz w:val="26"/>
          <w:szCs w:val="26"/>
        </w:rPr>
      </w:pPr>
      <w:r w:rsidRPr="00465106">
        <w:rPr>
          <w:sz w:val="26"/>
          <w:szCs w:val="26"/>
        </w:rPr>
        <w:lastRenderedPageBreak/>
        <w:t>Tài Nguyên Nhẹ và Chậm Chạp: Mặc dù Boto3 cung cấp tính năng mạnh mẽ, nhưng có thể gặp phải hiệu suất không đạt yêu cầu trong một số tình huống, đặc biệt là khi cần xử lý lượng lớn các tài nguyên.</w:t>
      </w:r>
    </w:p>
    <w:p w14:paraId="3437650C" w14:textId="0A221B66" w:rsidR="007B08FD" w:rsidRPr="00465106" w:rsidRDefault="007B08FD" w:rsidP="007B08FD">
      <w:pPr>
        <w:pStyle w:val="ListParagraph"/>
        <w:numPr>
          <w:ilvl w:val="0"/>
          <w:numId w:val="25"/>
        </w:numPr>
        <w:jc w:val="left"/>
        <w:rPr>
          <w:sz w:val="26"/>
          <w:szCs w:val="26"/>
        </w:rPr>
      </w:pPr>
      <w:r w:rsidRPr="00465106">
        <w:rPr>
          <w:sz w:val="26"/>
          <w:szCs w:val="26"/>
        </w:rPr>
        <w:t>Tài Liệu Khó Hiểu: Mặc dù có nhiều tài liệu và ví dụ, nhưng một số người mới sử dụng Boto3 có thể gặp khó khăn trong việc hiểu và sử dụng các tính năng phức tạp của thư viện.</w:t>
      </w:r>
    </w:p>
    <w:p w14:paraId="58A798E7" w14:textId="5F22BFD2" w:rsidR="007B08FD" w:rsidRPr="00465106" w:rsidRDefault="007B08FD" w:rsidP="007B08FD">
      <w:pPr>
        <w:pStyle w:val="ListParagraph"/>
        <w:numPr>
          <w:ilvl w:val="0"/>
          <w:numId w:val="25"/>
        </w:numPr>
        <w:jc w:val="left"/>
        <w:rPr>
          <w:sz w:val="26"/>
          <w:szCs w:val="26"/>
        </w:rPr>
      </w:pPr>
      <w:r w:rsidRPr="00465106">
        <w:rPr>
          <w:sz w:val="26"/>
          <w:szCs w:val="26"/>
        </w:rPr>
        <w:t>Phụ Thuộc vào Internet: Một số tính năng của Boto3 có thể đòi hỏi kết nối internet để tải về các dữ liệu mô tả dịch vụ từ các nguồn khác nhau, điều này có thể tạo ra các vấn đề khi triển khai trong môi trường không có kết nối internet.</w:t>
      </w:r>
    </w:p>
    <w:p w14:paraId="45AF9959" w14:textId="4E849D1C" w:rsidR="007B08FD" w:rsidRPr="00465106" w:rsidRDefault="007B08FD" w:rsidP="007B08FD">
      <w:pPr>
        <w:pStyle w:val="ListParagraph"/>
        <w:numPr>
          <w:ilvl w:val="0"/>
          <w:numId w:val="25"/>
        </w:numPr>
        <w:jc w:val="left"/>
        <w:rPr>
          <w:sz w:val="26"/>
          <w:szCs w:val="26"/>
        </w:rPr>
      </w:pPr>
      <w:r w:rsidRPr="00465106">
        <w:rPr>
          <w:sz w:val="26"/>
          <w:szCs w:val="26"/>
        </w:rPr>
        <w:t>Khả Năng Mở Rộng Hạn Chế: Trong một số trường hợp, khả năng mở rộng của Boto3 có thể trở nên hạn chế, đặc biệt là khi ứng dụng cần xử lý hàng nghìn yêu cầu mỗi giây.</w:t>
      </w:r>
    </w:p>
    <w:p w14:paraId="79B8B3F6" w14:textId="0EF01100" w:rsidR="007B08FD" w:rsidRPr="007B08FD" w:rsidRDefault="007B08FD" w:rsidP="00DA031F">
      <w:pPr>
        <w:pStyle w:val="ListParagraph"/>
        <w:numPr>
          <w:ilvl w:val="0"/>
          <w:numId w:val="25"/>
        </w:numPr>
        <w:jc w:val="left"/>
      </w:pPr>
      <w:r w:rsidRPr="00465106">
        <w:rPr>
          <w:sz w:val="26"/>
          <w:szCs w:val="26"/>
        </w:rPr>
        <w:t>Quản Lý Phiên Khó Khăn: Quản lý phiên và xác thực có thể trở nên phức tạp đối với các ứng dụng lớn và phức tạp, đặc biệt là khi sử dụng nhiều tài khoản và quyền truy cập khác nhau.</w:t>
      </w:r>
    </w:p>
    <w:p w14:paraId="055E1FC2" w14:textId="598FBF53" w:rsidR="008E1301" w:rsidRPr="008E1301" w:rsidRDefault="008E1301" w:rsidP="00103133">
      <w:pPr>
        <w:pStyle w:val="Heading3"/>
        <w:numPr>
          <w:ilvl w:val="0"/>
          <w:numId w:val="0"/>
        </w:numPr>
      </w:pPr>
      <w:bookmarkStart w:id="337" w:name="_Toc153583260"/>
      <w:bookmarkStart w:id="338" w:name="_Toc153587685"/>
      <w:bookmarkStart w:id="339" w:name="_Toc154678607"/>
      <w:r>
        <w:t xml:space="preserve">Ngoài ra, sử dụng các thư viện trong Python như: </w:t>
      </w:r>
      <w:r w:rsidRPr="008E1301">
        <w:t>PIL, bcrypt, pandas, sqlite3,…</w:t>
      </w:r>
      <w:bookmarkEnd w:id="337"/>
      <w:bookmarkEnd w:id="338"/>
      <w:bookmarkEnd w:id="339"/>
    </w:p>
    <w:p w14:paraId="7DCD8059" w14:textId="77777777" w:rsidR="008E1301" w:rsidRDefault="008E1301" w:rsidP="008E1301">
      <w:pPr>
        <w:ind w:left="1560"/>
        <w:jc w:val="left"/>
      </w:pPr>
    </w:p>
    <w:p w14:paraId="4FC1C680" w14:textId="77777777" w:rsidR="008E1301" w:rsidRDefault="008E1301" w:rsidP="008E1301">
      <w:pPr>
        <w:ind w:left="1560"/>
        <w:jc w:val="left"/>
      </w:pPr>
    </w:p>
    <w:p w14:paraId="57E8F331" w14:textId="77777777" w:rsidR="008E1301" w:rsidRDefault="008E1301" w:rsidP="008E1301">
      <w:pPr>
        <w:ind w:left="1560"/>
        <w:jc w:val="left"/>
      </w:pPr>
    </w:p>
    <w:p w14:paraId="1EC67EB6" w14:textId="77777777" w:rsidR="008E1301" w:rsidRDefault="008E1301" w:rsidP="008E1301">
      <w:pPr>
        <w:ind w:left="1560"/>
        <w:jc w:val="left"/>
      </w:pPr>
    </w:p>
    <w:p w14:paraId="3FF7D2C6" w14:textId="77777777" w:rsidR="008E1301" w:rsidRDefault="008E1301" w:rsidP="008E1301">
      <w:pPr>
        <w:ind w:left="1560"/>
        <w:jc w:val="left"/>
      </w:pPr>
    </w:p>
    <w:p w14:paraId="11E1238A" w14:textId="77777777" w:rsidR="008E1301" w:rsidRPr="008E1301" w:rsidRDefault="008E1301" w:rsidP="008E1301">
      <w:pPr>
        <w:ind w:left="1560"/>
        <w:jc w:val="left"/>
      </w:pPr>
    </w:p>
    <w:p w14:paraId="7ECFCD42" w14:textId="483F4B89" w:rsidR="005447E4" w:rsidRDefault="00000000" w:rsidP="00791C2C">
      <w:pPr>
        <w:pStyle w:val="Heading1"/>
      </w:pPr>
      <w:bookmarkStart w:id="340" w:name="_heading=h.49x2ik5" w:colFirst="0" w:colLast="0"/>
      <w:bookmarkStart w:id="341" w:name="_Toc153583261"/>
      <w:bookmarkStart w:id="342" w:name="_Toc153587686"/>
      <w:bookmarkStart w:id="343" w:name="_Toc154678608"/>
      <w:bookmarkEnd w:id="340"/>
      <w:r>
        <w:lastRenderedPageBreak/>
        <w:t>KẾT QUẢ THỰC NGHIỆM</w:t>
      </w:r>
      <w:bookmarkEnd w:id="341"/>
      <w:bookmarkEnd w:id="342"/>
      <w:bookmarkEnd w:id="343"/>
    </w:p>
    <w:p w14:paraId="05024F3F" w14:textId="77777777" w:rsidR="005447E4" w:rsidRDefault="00000000" w:rsidP="004228A7">
      <w:pPr>
        <w:pStyle w:val="Heading2"/>
        <w:rPr>
          <w:sz w:val="26"/>
          <w:szCs w:val="26"/>
        </w:rPr>
      </w:pPr>
      <w:bookmarkStart w:id="344" w:name="_heading=h.2p2csry" w:colFirst="0" w:colLast="0"/>
      <w:bookmarkStart w:id="345" w:name="_Toc153583262"/>
      <w:bookmarkStart w:id="346" w:name="_Toc153587687"/>
      <w:bookmarkStart w:id="347" w:name="_Toc154678609"/>
      <w:bookmarkEnd w:id="344"/>
      <w:r>
        <w:t>Phân tích thiết kế hệ thống</w:t>
      </w:r>
      <w:bookmarkEnd w:id="345"/>
      <w:bookmarkEnd w:id="346"/>
      <w:bookmarkEnd w:id="347"/>
    </w:p>
    <w:p w14:paraId="44A6D783" w14:textId="75D8DC90" w:rsidR="005447E4" w:rsidRDefault="00000000" w:rsidP="004228A7">
      <w:pPr>
        <w:pStyle w:val="Heading3"/>
      </w:pPr>
      <w:bookmarkStart w:id="348" w:name="_heading=h.guiczg0x87e" w:colFirst="0" w:colLast="0"/>
      <w:bookmarkEnd w:id="348"/>
      <w:r>
        <w:tab/>
      </w:r>
      <w:bookmarkStart w:id="349" w:name="_Toc153583263"/>
      <w:bookmarkStart w:id="350" w:name="_Toc153587688"/>
      <w:bookmarkStart w:id="351" w:name="_Toc154678610"/>
      <w:r>
        <w:t>Mô hình thực thể quan hệ (ERD):</w:t>
      </w:r>
      <w:bookmarkEnd w:id="349"/>
      <w:bookmarkEnd w:id="350"/>
      <w:bookmarkEnd w:id="351"/>
    </w:p>
    <w:p w14:paraId="55DBC2F9" w14:textId="77777777" w:rsidR="00E54153" w:rsidRDefault="00F35F0A" w:rsidP="00E54153">
      <w:pPr>
        <w:keepNext/>
      </w:pPr>
      <w:bookmarkStart w:id="352" w:name="_heading=h.uo96909ccn56" w:colFirst="0" w:colLast="0"/>
      <w:bookmarkEnd w:id="352"/>
      <w:r w:rsidRPr="00F35F0A">
        <w:rPr>
          <w:noProof/>
        </w:rPr>
        <w:drawing>
          <wp:inline distT="0" distB="0" distL="0" distR="0" wp14:anchorId="54E5612B" wp14:editId="56A44ADD">
            <wp:extent cx="4427604" cy="2728196"/>
            <wp:effectExtent l="0" t="0" r="0" b="0"/>
            <wp:docPr id="36841281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12815" name="Picture 1" descr="A diagram of a computer&#10;&#10;Description automatically generated"/>
                    <pic:cNvPicPr/>
                  </pic:nvPicPr>
                  <pic:blipFill>
                    <a:blip r:embed="rId16"/>
                    <a:stretch>
                      <a:fillRect/>
                    </a:stretch>
                  </pic:blipFill>
                  <pic:spPr>
                    <a:xfrm>
                      <a:off x="0" y="0"/>
                      <a:ext cx="4427604" cy="2728196"/>
                    </a:xfrm>
                    <a:prstGeom prst="rect">
                      <a:avLst/>
                    </a:prstGeom>
                  </pic:spPr>
                </pic:pic>
              </a:graphicData>
            </a:graphic>
          </wp:inline>
        </w:drawing>
      </w:r>
    </w:p>
    <w:p w14:paraId="585679E6" w14:textId="4015634F" w:rsidR="00212767" w:rsidRDefault="00E54153" w:rsidP="001C277D">
      <w:pPr>
        <w:pStyle w:val="Caption"/>
      </w:pPr>
      <w:bookmarkStart w:id="353" w:name="_Toc154678695"/>
      <w:r>
        <w:t xml:space="preserve">Hình  </w:t>
      </w:r>
      <w:r w:rsidR="00000000">
        <w:fldChar w:fldCharType="begin"/>
      </w:r>
      <w:r w:rsidR="00000000">
        <w:instrText xml:space="preserve"> SEQ Hình_ \* ARABIC </w:instrText>
      </w:r>
      <w:r w:rsidR="00000000">
        <w:fldChar w:fldCharType="separate"/>
      </w:r>
      <w:r w:rsidR="003E2725">
        <w:rPr>
          <w:noProof/>
        </w:rPr>
        <w:t>1</w:t>
      </w:r>
      <w:r w:rsidR="00000000">
        <w:rPr>
          <w:noProof/>
        </w:rPr>
        <w:fldChar w:fldCharType="end"/>
      </w:r>
      <w:r>
        <w:t xml:space="preserve">: </w:t>
      </w:r>
      <w:bookmarkStart w:id="354" w:name="_Toc136707864"/>
      <w:r>
        <w:t>Mô hình thực thể quan hệ ERD</w:t>
      </w:r>
      <w:bookmarkEnd w:id="353"/>
      <w:bookmarkEnd w:id="354"/>
    </w:p>
    <w:p w14:paraId="2C923B5D" w14:textId="3B3D5453" w:rsidR="005447E4" w:rsidRDefault="00000000" w:rsidP="004228A7">
      <w:pPr>
        <w:pStyle w:val="Heading3"/>
      </w:pPr>
      <w:bookmarkStart w:id="355" w:name="_heading=h.6fydbp6vumqq" w:colFirst="0" w:colLast="0"/>
      <w:bookmarkStart w:id="356" w:name="_heading=h.dko4o7ilfpfk" w:colFirst="0" w:colLast="0"/>
      <w:bookmarkStart w:id="357" w:name="_heading=h.f3f8rkc6cr6u" w:colFirst="0" w:colLast="0"/>
      <w:bookmarkEnd w:id="355"/>
      <w:bookmarkEnd w:id="356"/>
      <w:bookmarkEnd w:id="357"/>
      <w:r>
        <w:tab/>
      </w:r>
      <w:bookmarkStart w:id="358" w:name="_Toc153583264"/>
      <w:bookmarkStart w:id="359" w:name="_Toc153587689"/>
      <w:bookmarkStart w:id="360" w:name="_Toc154678611"/>
      <w:r>
        <w:t>Sơ đồ Usecase:</w:t>
      </w:r>
      <w:bookmarkEnd w:id="358"/>
      <w:bookmarkEnd w:id="359"/>
      <w:bookmarkEnd w:id="360"/>
    </w:p>
    <w:p w14:paraId="00FC27EB" w14:textId="7E2A4F09" w:rsidR="005447E4" w:rsidRDefault="00000000" w:rsidP="004228A7">
      <w:pPr>
        <w:pStyle w:val="Heading4"/>
      </w:pPr>
      <w:bookmarkStart w:id="361" w:name="_heading=h.q58gdzuud3y8" w:colFirst="0" w:colLast="0"/>
      <w:bookmarkEnd w:id="361"/>
      <w:r w:rsidRPr="004228A7">
        <w:t>Use case tổng quát:</w:t>
      </w:r>
    </w:p>
    <w:p w14:paraId="3EB02DDF" w14:textId="77777777" w:rsidR="00E54153" w:rsidRDefault="003366D8" w:rsidP="00E54153">
      <w:pPr>
        <w:keepNext/>
      </w:pPr>
      <w:r w:rsidRPr="003366D8">
        <w:rPr>
          <w:noProof/>
        </w:rPr>
        <w:lastRenderedPageBreak/>
        <w:drawing>
          <wp:inline distT="0" distB="0" distL="0" distR="0" wp14:anchorId="46FA9604" wp14:editId="2BBBCEA8">
            <wp:extent cx="5044440" cy="4127506"/>
            <wp:effectExtent l="0" t="0" r="3810" b="6350"/>
            <wp:docPr id="118251829" name="Picture 1" descr="A diagram with text an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1829" name="Picture 1" descr="A diagram with text and circles&#10;&#10;Description automatically generated with medium confidence"/>
                    <pic:cNvPicPr/>
                  </pic:nvPicPr>
                  <pic:blipFill>
                    <a:blip r:embed="rId17"/>
                    <a:stretch>
                      <a:fillRect/>
                    </a:stretch>
                  </pic:blipFill>
                  <pic:spPr>
                    <a:xfrm>
                      <a:off x="0" y="0"/>
                      <a:ext cx="5046894" cy="4129514"/>
                    </a:xfrm>
                    <a:prstGeom prst="rect">
                      <a:avLst/>
                    </a:prstGeom>
                  </pic:spPr>
                </pic:pic>
              </a:graphicData>
            </a:graphic>
          </wp:inline>
        </w:drawing>
      </w:r>
      <w:bookmarkStart w:id="362" w:name="_heading=h.rez2788fdpz8" w:colFirst="0" w:colLast="0"/>
      <w:bookmarkEnd w:id="362"/>
    </w:p>
    <w:p w14:paraId="34015263" w14:textId="591129C7" w:rsidR="00954D25" w:rsidRPr="00E54153" w:rsidRDefault="00E54153" w:rsidP="001C277D">
      <w:pPr>
        <w:pStyle w:val="Caption"/>
        <w:rPr>
          <w:rPrChange w:id="363" w:author="ĐÀNG ANH MIN ROG" w:date="2023-06-11T04:09:00Z">
            <w:rPr>
              <w:b/>
              <w:sz w:val="26"/>
              <w:szCs w:val="26"/>
            </w:rPr>
          </w:rPrChange>
        </w:rPr>
      </w:pPr>
      <w:bookmarkStart w:id="364" w:name="_Toc154678696"/>
      <w:r>
        <w:t xml:space="preserve">Hình  </w:t>
      </w:r>
      <w:r w:rsidR="00000000">
        <w:fldChar w:fldCharType="begin"/>
      </w:r>
      <w:r w:rsidR="00000000">
        <w:instrText xml:space="preserve"> SEQ Hình_ \* ARABIC </w:instrText>
      </w:r>
      <w:r w:rsidR="00000000">
        <w:fldChar w:fldCharType="separate"/>
      </w:r>
      <w:r w:rsidR="003E2725">
        <w:rPr>
          <w:noProof/>
        </w:rPr>
        <w:t>2</w:t>
      </w:r>
      <w:r w:rsidR="00000000">
        <w:rPr>
          <w:noProof/>
        </w:rPr>
        <w:fldChar w:fldCharType="end"/>
      </w:r>
      <w:r>
        <w:t xml:space="preserve">: </w:t>
      </w:r>
      <w:bookmarkStart w:id="365" w:name="_Toc136707866"/>
      <w:r>
        <w:t>Usecase Tổng quát</w:t>
      </w:r>
      <w:bookmarkEnd w:id="364"/>
      <w:bookmarkEnd w:id="365"/>
    </w:p>
    <w:p w14:paraId="21B4E4E2" w14:textId="68E9DF93" w:rsidR="005447E4" w:rsidRPr="004228A7" w:rsidRDefault="00000000" w:rsidP="004228A7">
      <w:pPr>
        <w:pStyle w:val="Heading4"/>
      </w:pPr>
      <w:bookmarkStart w:id="366" w:name="_heading=h.20pd4h1tcszb" w:colFirst="0" w:colLast="0"/>
      <w:bookmarkEnd w:id="366"/>
      <w:r w:rsidRPr="004228A7">
        <w:t>Usecase đăng nhập:</w:t>
      </w:r>
    </w:p>
    <w:p w14:paraId="0A1D64D6" w14:textId="77777777" w:rsidR="00E54153" w:rsidRDefault="00000000" w:rsidP="00E54153">
      <w:pPr>
        <w:keepNext/>
      </w:pPr>
      <w:bookmarkStart w:id="367" w:name="_heading=h.7byfk3lruhca" w:colFirst="0" w:colLast="0"/>
      <w:bookmarkEnd w:id="367"/>
      <w:r>
        <w:rPr>
          <w:b/>
          <w:noProof/>
          <w:sz w:val="26"/>
          <w:szCs w:val="26"/>
        </w:rPr>
        <w:lastRenderedPageBreak/>
        <w:drawing>
          <wp:inline distT="114300" distB="114300" distL="114300" distR="114300" wp14:anchorId="09097901" wp14:editId="4B73DCB3">
            <wp:extent cx="6090285" cy="2828925"/>
            <wp:effectExtent l="0" t="0" r="0" b="0"/>
            <wp:docPr id="110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l="1021"/>
                    <a:stretch>
                      <a:fillRect/>
                    </a:stretch>
                  </pic:blipFill>
                  <pic:spPr>
                    <a:xfrm>
                      <a:off x="0" y="0"/>
                      <a:ext cx="6090285" cy="2828925"/>
                    </a:xfrm>
                    <a:prstGeom prst="rect">
                      <a:avLst/>
                    </a:prstGeom>
                    <a:ln/>
                  </pic:spPr>
                </pic:pic>
              </a:graphicData>
            </a:graphic>
          </wp:inline>
        </w:drawing>
      </w:r>
    </w:p>
    <w:p w14:paraId="7B2B53AC" w14:textId="5531DAB6" w:rsidR="00212767" w:rsidRDefault="00E54153" w:rsidP="001C277D">
      <w:pPr>
        <w:pStyle w:val="Caption"/>
      </w:pPr>
      <w:bookmarkStart w:id="368" w:name="_Toc154678697"/>
      <w:r>
        <w:t xml:space="preserve">Hình  </w:t>
      </w:r>
      <w:r w:rsidR="00000000">
        <w:fldChar w:fldCharType="begin"/>
      </w:r>
      <w:r w:rsidR="00000000">
        <w:instrText xml:space="preserve"> SEQ Hình_ \* ARABIC </w:instrText>
      </w:r>
      <w:r w:rsidR="00000000">
        <w:fldChar w:fldCharType="separate"/>
      </w:r>
      <w:r w:rsidR="003E2725">
        <w:rPr>
          <w:noProof/>
        </w:rPr>
        <w:t>3</w:t>
      </w:r>
      <w:r w:rsidR="00000000">
        <w:rPr>
          <w:noProof/>
        </w:rPr>
        <w:fldChar w:fldCharType="end"/>
      </w:r>
      <w:r>
        <w:t xml:space="preserve">: </w:t>
      </w:r>
      <w:r w:rsidRPr="001C7654">
        <w:t>Usecase đăng nhập</w:t>
      </w:r>
      <w:bookmarkEnd w:id="368"/>
    </w:p>
    <w:p w14:paraId="08A31A41" w14:textId="581FF62B" w:rsidR="005447E4" w:rsidRDefault="00000000" w:rsidP="004228A7">
      <w:pPr>
        <w:pStyle w:val="Heading4"/>
      </w:pPr>
      <w:bookmarkStart w:id="369" w:name="_heading=h.cenx91th6ozf" w:colFirst="0" w:colLast="0"/>
      <w:bookmarkEnd w:id="369"/>
      <w:r>
        <w:t>Use case quản lý thông tin tài khoản:</w:t>
      </w:r>
    </w:p>
    <w:p w14:paraId="373F6D13" w14:textId="77777777" w:rsidR="00E54153" w:rsidRDefault="00000000" w:rsidP="00E54153">
      <w:pPr>
        <w:keepNext/>
      </w:pPr>
      <w:bookmarkStart w:id="370" w:name="_heading=h.xkkktcbx5ln4" w:colFirst="0" w:colLast="0"/>
      <w:bookmarkEnd w:id="370"/>
      <w:r>
        <w:rPr>
          <w:b/>
          <w:noProof/>
          <w:sz w:val="26"/>
          <w:szCs w:val="26"/>
        </w:rPr>
        <w:drawing>
          <wp:inline distT="114300" distB="114300" distL="114300" distR="114300" wp14:anchorId="36E6A7DA" wp14:editId="49C23474">
            <wp:extent cx="5758815" cy="2981325"/>
            <wp:effectExtent l="0" t="0" r="0" b="0"/>
            <wp:docPr id="11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l="2602" r="1957"/>
                    <a:stretch>
                      <a:fillRect/>
                    </a:stretch>
                  </pic:blipFill>
                  <pic:spPr>
                    <a:xfrm>
                      <a:off x="0" y="0"/>
                      <a:ext cx="5758815" cy="2981325"/>
                    </a:xfrm>
                    <a:prstGeom prst="rect">
                      <a:avLst/>
                    </a:prstGeom>
                    <a:ln/>
                  </pic:spPr>
                </pic:pic>
              </a:graphicData>
            </a:graphic>
          </wp:inline>
        </w:drawing>
      </w:r>
    </w:p>
    <w:p w14:paraId="2ECE073E" w14:textId="44CDEA25" w:rsidR="00212767" w:rsidRPr="00212767" w:rsidRDefault="00E54153" w:rsidP="001C277D">
      <w:pPr>
        <w:pStyle w:val="Caption"/>
      </w:pPr>
      <w:bookmarkStart w:id="371" w:name="_Toc154678698"/>
      <w:r>
        <w:t xml:space="preserve">Hình  </w:t>
      </w:r>
      <w:r w:rsidR="00000000">
        <w:fldChar w:fldCharType="begin"/>
      </w:r>
      <w:r w:rsidR="00000000">
        <w:instrText xml:space="preserve"> SEQ Hình_ \* ARABIC </w:instrText>
      </w:r>
      <w:r w:rsidR="00000000">
        <w:fldChar w:fldCharType="separate"/>
      </w:r>
      <w:r w:rsidR="003E2725">
        <w:rPr>
          <w:noProof/>
        </w:rPr>
        <w:t>4</w:t>
      </w:r>
      <w:r w:rsidR="00000000">
        <w:rPr>
          <w:noProof/>
        </w:rPr>
        <w:fldChar w:fldCharType="end"/>
      </w:r>
      <w:r>
        <w:t xml:space="preserve">: </w:t>
      </w:r>
      <w:r w:rsidRPr="002D4AD9">
        <w:t>Usecase quản lý thông tin tài khoản</w:t>
      </w:r>
      <w:bookmarkEnd w:id="371"/>
    </w:p>
    <w:p w14:paraId="5F1F1C73" w14:textId="404538C1" w:rsidR="005447E4" w:rsidRDefault="00000000" w:rsidP="004228A7">
      <w:pPr>
        <w:pStyle w:val="Heading4"/>
      </w:pPr>
      <w:bookmarkStart w:id="372" w:name="_heading=h.n5c6vep2nsm" w:colFirst="0" w:colLast="0"/>
      <w:bookmarkEnd w:id="372"/>
      <w:r>
        <w:t>Use case chỉnh sửa thông tin tài khoản:</w:t>
      </w:r>
    </w:p>
    <w:p w14:paraId="6234DEB9" w14:textId="77777777" w:rsidR="00E54153" w:rsidRDefault="00000000" w:rsidP="00E54153">
      <w:pPr>
        <w:keepNext/>
        <w:ind w:right="52"/>
      </w:pPr>
      <w:bookmarkStart w:id="373" w:name="_heading=h.8l1egqtnt0y0" w:colFirst="0" w:colLast="0"/>
      <w:bookmarkEnd w:id="373"/>
      <w:r>
        <w:rPr>
          <w:b/>
          <w:noProof/>
          <w:sz w:val="26"/>
          <w:szCs w:val="26"/>
        </w:rPr>
        <w:lastRenderedPageBreak/>
        <w:drawing>
          <wp:inline distT="114300" distB="114300" distL="114300" distR="114300" wp14:anchorId="3A633350" wp14:editId="484B5366">
            <wp:extent cx="5410200" cy="2590800"/>
            <wp:effectExtent l="0" t="0" r="0" b="0"/>
            <wp:docPr id="11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l="1959" r="1764"/>
                    <a:stretch>
                      <a:fillRect/>
                    </a:stretch>
                  </pic:blipFill>
                  <pic:spPr>
                    <a:xfrm>
                      <a:off x="0" y="0"/>
                      <a:ext cx="5413973" cy="2592607"/>
                    </a:xfrm>
                    <a:prstGeom prst="rect">
                      <a:avLst/>
                    </a:prstGeom>
                    <a:ln/>
                  </pic:spPr>
                </pic:pic>
              </a:graphicData>
            </a:graphic>
          </wp:inline>
        </w:drawing>
      </w:r>
    </w:p>
    <w:p w14:paraId="77E42AD0" w14:textId="28A9D177" w:rsidR="00212767" w:rsidRDefault="00E54153" w:rsidP="001C277D">
      <w:pPr>
        <w:pStyle w:val="Caption"/>
      </w:pPr>
      <w:bookmarkStart w:id="374" w:name="_Toc154678699"/>
      <w:r>
        <w:t xml:space="preserve">Hình  </w:t>
      </w:r>
      <w:r w:rsidR="00000000">
        <w:fldChar w:fldCharType="begin"/>
      </w:r>
      <w:r w:rsidR="00000000">
        <w:instrText xml:space="preserve"> SEQ Hình_ \* ARABIC </w:instrText>
      </w:r>
      <w:r w:rsidR="00000000">
        <w:fldChar w:fldCharType="separate"/>
      </w:r>
      <w:r w:rsidR="003E2725">
        <w:rPr>
          <w:noProof/>
        </w:rPr>
        <w:t>5</w:t>
      </w:r>
      <w:r w:rsidR="00000000">
        <w:rPr>
          <w:noProof/>
        </w:rPr>
        <w:fldChar w:fldCharType="end"/>
      </w:r>
      <w:r>
        <w:t xml:space="preserve">: </w:t>
      </w:r>
      <w:r w:rsidRPr="00BE08F7">
        <w:t>Usecase chỉnh sửa thông tin tài khoản</w:t>
      </w:r>
      <w:bookmarkEnd w:id="374"/>
    </w:p>
    <w:p w14:paraId="784610B0" w14:textId="27E30C0E" w:rsidR="005447E4" w:rsidRDefault="00000000" w:rsidP="004228A7">
      <w:pPr>
        <w:pStyle w:val="Heading4"/>
      </w:pPr>
      <w:bookmarkStart w:id="375" w:name="_heading=h.vbjoh4o8rbd4" w:colFirst="0" w:colLast="0"/>
      <w:bookmarkEnd w:id="375"/>
      <w:r>
        <w:t>Usecase đổi mật khẩu:</w:t>
      </w:r>
    </w:p>
    <w:p w14:paraId="2AE5519C" w14:textId="77777777" w:rsidR="00E54153" w:rsidRDefault="00000000" w:rsidP="00E54153">
      <w:pPr>
        <w:keepNext/>
      </w:pPr>
      <w:bookmarkStart w:id="376" w:name="_heading=h.b49cakc7cchl" w:colFirst="0" w:colLast="0"/>
      <w:bookmarkEnd w:id="376"/>
      <w:r>
        <w:rPr>
          <w:b/>
          <w:noProof/>
          <w:sz w:val="26"/>
          <w:szCs w:val="26"/>
        </w:rPr>
        <w:drawing>
          <wp:inline distT="114300" distB="114300" distL="114300" distR="114300" wp14:anchorId="4280AFBD" wp14:editId="5DE2C7D1">
            <wp:extent cx="4968875" cy="2781300"/>
            <wp:effectExtent l="0" t="0" r="0" b="0"/>
            <wp:docPr id="11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l="1975" r="1358"/>
                    <a:stretch>
                      <a:fillRect/>
                    </a:stretch>
                  </pic:blipFill>
                  <pic:spPr>
                    <a:xfrm>
                      <a:off x="0" y="0"/>
                      <a:ext cx="4968875" cy="2781300"/>
                    </a:xfrm>
                    <a:prstGeom prst="rect">
                      <a:avLst/>
                    </a:prstGeom>
                    <a:ln/>
                  </pic:spPr>
                </pic:pic>
              </a:graphicData>
            </a:graphic>
          </wp:inline>
        </w:drawing>
      </w:r>
      <w:bookmarkStart w:id="377" w:name="_heading=h.dmkzw03pthbm" w:colFirst="0" w:colLast="0"/>
      <w:bookmarkStart w:id="378" w:name="_heading=h.8w3vbhs0cuy7" w:colFirst="0" w:colLast="0"/>
      <w:bookmarkStart w:id="379" w:name="_heading=h.qr08it7t9txj" w:colFirst="0" w:colLast="0"/>
      <w:bookmarkStart w:id="380" w:name="_heading=h.ytej4wfnhptd" w:colFirst="0" w:colLast="0"/>
      <w:bookmarkStart w:id="381" w:name="_heading=h.jhq5tu6l4blj" w:colFirst="0" w:colLast="0"/>
      <w:bookmarkStart w:id="382" w:name="_heading=h.fpe53qibd0lo" w:colFirst="0" w:colLast="0"/>
      <w:bookmarkStart w:id="383" w:name="_heading=h.jh0ykknni8pq" w:colFirst="0" w:colLast="0"/>
      <w:bookmarkStart w:id="384" w:name="_heading=h.iycnr81v8b1w" w:colFirst="0" w:colLast="0"/>
      <w:bookmarkEnd w:id="377"/>
      <w:bookmarkEnd w:id="378"/>
      <w:bookmarkEnd w:id="379"/>
      <w:bookmarkEnd w:id="380"/>
      <w:bookmarkEnd w:id="381"/>
      <w:bookmarkEnd w:id="382"/>
      <w:bookmarkEnd w:id="383"/>
      <w:bookmarkEnd w:id="384"/>
    </w:p>
    <w:p w14:paraId="19DB01C5" w14:textId="6E5A5134" w:rsidR="00BD5FA5" w:rsidRDefault="00E54153" w:rsidP="001C277D">
      <w:pPr>
        <w:pStyle w:val="Caption"/>
        <w:pPrChange w:id="385" w:author="ĐÀNG ANH MIN ROG" w:date="2023-06-11T04:12:00Z">
          <w:pPr>
            <w:keepNext/>
            <w:ind w:left="-566" w:firstLine="690"/>
          </w:pPr>
        </w:pPrChange>
      </w:pPr>
      <w:bookmarkStart w:id="386" w:name="_Toc154678700"/>
      <w:r>
        <w:t xml:space="preserve">Hình  </w:t>
      </w:r>
      <w:r w:rsidR="00000000">
        <w:fldChar w:fldCharType="begin"/>
      </w:r>
      <w:r w:rsidR="00000000">
        <w:instrText xml:space="preserve"> SEQ Hình_ \* ARABIC </w:instrText>
      </w:r>
      <w:r w:rsidR="00000000">
        <w:fldChar w:fldCharType="separate"/>
      </w:r>
      <w:r w:rsidR="003E2725">
        <w:rPr>
          <w:noProof/>
        </w:rPr>
        <w:t>6</w:t>
      </w:r>
      <w:r w:rsidR="00000000">
        <w:rPr>
          <w:noProof/>
        </w:rPr>
        <w:fldChar w:fldCharType="end"/>
      </w:r>
      <w:r>
        <w:t xml:space="preserve">: </w:t>
      </w:r>
      <w:r w:rsidRPr="0000389B">
        <w:t>Usecase đổi mật khẩu</w:t>
      </w:r>
      <w:bookmarkEnd w:id="386"/>
    </w:p>
    <w:p w14:paraId="4A2BFC0C" w14:textId="49AB3F47" w:rsidR="005447E4" w:rsidRDefault="00000000" w:rsidP="006B0856">
      <w:pPr>
        <w:pStyle w:val="Heading3"/>
      </w:pPr>
      <w:bookmarkStart w:id="387" w:name="_heading=h.wzo6d83wh97" w:colFirst="0" w:colLast="0"/>
      <w:bookmarkStart w:id="388" w:name="_Toc153583265"/>
      <w:bookmarkStart w:id="389" w:name="_Toc153587690"/>
      <w:bookmarkStart w:id="390" w:name="_Toc154678612"/>
      <w:bookmarkEnd w:id="387"/>
      <w:r>
        <w:t>Mô hình cơ sở dữ liệu:</w:t>
      </w:r>
      <w:bookmarkEnd w:id="388"/>
      <w:bookmarkEnd w:id="389"/>
      <w:bookmarkEnd w:id="390"/>
    </w:p>
    <w:p w14:paraId="1471252A" w14:textId="3C0E38E5" w:rsidR="005447E4" w:rsidRDefault="00000000" w:rsidP="006B0856">
      <w:pPr>
        <w:pStyle w:val="Heading4"/>
      </w:pPr>
      <w:bookmarkStart w:id="391" w:name="_heading=h.jb3xc1fwcj0p" w:colFirst="0" w:colLast="0"/>
      <w:bookmarkEnd w:id="391"/>
      <w:r>
        <w:t>Sơ đồ trong MSSQL:</w:t>
      </w:r>
    </w:p>
    <w:p w14:paraId="28D0C29D" w14:textId="77777777" w:rsidR="00E54153" w:rsidRDefault="003366D8" w:rsidP="00E54153">
      <w:pPr>
        <w:keepNext/>
        <w:spacing w:before="280" w:after="280"/>
      </w:pPr>
      <w:r w:rsidRPr="003366D8">
        <w:rPr>
          <w:noProof/>
        </w:rPr>
        <w:lastRenderedPageBreak/>
        <w:drawing>
          <wp:inline distT="0" distB="0" distL="0" distR="0" wp14:anchorId="5B5B44E6" wp14:editId="576F1AE6">
            <wp:extent cx="5273497" cy="3848433"/>
            <wp:effectExtent l="0" t="0" r="3810" b="0"/>
            <wp:docPr id="1456415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15294" name="Picture 1" descr="A screenshot of a computer&#10;&#10;Description automatically generated"/>
                    <pic:cNvPicPr/>
                  </pic:nvPicPr>
                  <pic:blipFill>
                    <a:blip r:embed="rId22"/>
                    <a:stretch>
                      <a:fillRect/>
                    </a:stretch>
                  </pic:blipFill>
                  <pic:spPr>
                    <a:xfrm>
                      <a:off x="0" y="0"/>
                      <a:ext cx="5273497" cy="3848433"/>
                    </a:xfrm>
                    <a:prstGeom prst="rect">
                      <a:avLst/>
                    </a:prstGeom>
                  </pic:spPr>
                </pic:pic>
              </a:graphicData>
            </a:graphic>
          </wp:inline>
        </w:drawing>
      </w:r>
    </w:p>
    <w:p w14:paraId="38A86CFE" w14:textId="26C465E1" w:rsidR="00BD5FA5" w:rsidRDefault="00E54153" w:rsidP="001C277D">
      <w:pPr>
        <w:pStyle w:val="Caption"/>
      </w:pPr>
      <w:bookmarkStart w:id="392" w:name="_Toc154678701"/>
      <w:r>
        <w:t xml:space="preserve">Hình  </w:t>
      </w:r>
      <w:r w:rsidR="00000000">
        <w:fldChar w:fldCharType="begin"/>
      </w:r>
      <w:r w:rsidR="00000000">
        <w:instrText xml:space="preserve"> SEQ Hình_ \* ARABIC </w:instrText>
      </w:r>
      <w:r w:rsidR="00000000">
        <w:fldChar w:fldCharType="separate"/>
      </w:r>
      <w:r w:rsidR="003E2725">
        <w:rPr>
          <w:noProof/>
        </w:rPr>
        <w:t>7</w:t>
      </w:r>
      <w:r w:rsidR="00000000">
        <w:rPr>
          <w:noProof/>
        </w:rPr>
        <w:fldChar w:fldCharType="end"/>
      </w:r>
      <w:r>
        <w:t xml:space="preserve">: </w:t>
      </w:r>
      <w:r w:rsidRPr="00805E15">
        <w:t xml:space="preserve">Sơ đồ </w:t>
      </w:r>
      <w:r>
        <w:t xml:space="preserve">Diagram </w:t>
      </w:r>
      <w:r w:rsidRPr="00805E15">
        <w:t>trong MSSQL</w:t>
      </w:r>
      <w:bookmarkEnd w:id="392"/>
    </w:p>
    <w:p w14:paraId="73F5A4F0" w14:textId="1BCFFC86" w:rsidR="005447E4" w:rsidRDefault="00000000" w:rsidP="006B0856">
      <w:pPr>
        <w:pStyle w:val="Heading4"/>
      </w:pPr>
      <w:bookmarkStart w:id="393" w:name="_heading=h.52kfqn2im04x" w:colFirst="0" w:colLast="0"/>
      <w:bookmarkEnd w:id="393"/>
      <w:r>
        <w:t>Giải thích thuộc tính trong cơ sở dữ liệu:</w:t>
      </w:r>
    </w:p>
    <w:p w14:paraId="31C58B51" w14:textId="516521A8" w:rsidR="005447E4" w:rsidRDefault="00000000">
      <w:pPr>
        <w:numPr>
          <w:ilvl w:val="0"/>
          <w:numId w:val="2"/>
        </w:numPr>
        <w:spacing w:before="280" w:after="280"/>
        <w:jc w:val="both"/>
        <w:rPr>
          <w:sz w:val="26"/>
          <w:szCs w:val="26"/>
        </w:rPr>
      </w:pPr>
      <w:r>
        <w:rPr>
          <w:sz w:val="26"/>
          <w:szCs w:val="26"/>
        </w:rPr>
        <w:t xml:space="preserve">Bảng </w:t>
      </w:r>
      <w:r w:rsidR="003366D8">
        <w:rPr>
          <w:sz w:val="26"/>
          <w:szCs w:val="26"/>
        </w:rPr>
        <w:t>Bill</w:t>
      </w:r>
      <w:r>
        <w:rPr>
          <w:sz w:val="26"/>
          <w:szCs w:val="26"/>
        </w:rPr>
        <w:t xml:space="preserve"> </w:t>
      </w:r>
    </w:p>
    <w:tbl>
      <w:tblPr>
        <w:tblStyle w:val="af1"/>
        <w:tblW w:w="863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0"/>
        <w:gridCol w:w="2527"/>
        <w:gridCol w:w="1569"/>
        <w:gridCol w:w="918"/>
        <w:gridCol w:w="805"/>
        <w:gridCol w:w="2101"/>
      </w:tblGrid>
      <w:tr w:rsidR="005447E4" w14:paraId="3AC67A52" w14:textId="77777777">
        <w:tc>
          <w:tcPr>
            <w:tcW w:w="710" w:type="dxa"/>
          </w:tcPr>
          <w:p w14:paraId="027E6D49" w14:textId="77777777" w:rsidR="005447E4" w:rsidRDefault="00000000">
            <w:pPr>
              <w:spacing w:line="360" w:lineRule="auto"/>
              <w:rPr>
                <w:sz w:val="26"/>
                <w:szCs w:val="26"/>
              </w:rPr>
            </w:pPr>
            <w:r>
              <w:rPr>
                <w:sz w:val="26"/>
                <w:szCs w:val="26"/>
              </w:rPr>
              <w:t>STT</w:t>
            </w:r>
          </w:p>
        </w:tc>
        <w:tc>
          <w:tcPr>
            <w:tcW w:w="2527" w:type="dxa"/>
          </w:tcPr>
          <w:p w14:paraId="4733283D" w14:textId="77777777" w:rsidR="005447E4" w:rsidRDefault="00000000">
            <w:pPr>
              <w:spacing w:line="360" w:lineRule="auto"/>
              <w:rPr>
                <w:sz w:val="26"/>
                <w:szCs w:val="26"/>
              </w:rPr>
            </w:pPr>
            <w:r>
              <w:rPr>
                <w:sz w:val="26"/>
                <w:szCs w:val="26"/>
              </w:rPr>
              <w:t>Tên Thuộc tính</w:t>
            </w:r>
          </w:p>
        </w:tc>
        <w:tc>
          <w:tcPr>
            <w:tcW w:w="1569" w:type="dxa"/>
          </w:tcPr>
          <w:p w14:paraId="109B9823" w14:textId="77777777" w:rsidR="005447E4" w:rsidRDefault="00000000">
            <w:pPr>
              <w:spacing w:line="360" w:lineRule="auto"/>
              <w:rPr>
                <w:sz w:val="26"/>
                <w:szCs w:val="26"/>
              </w:rPr>
            </w:pPr>
            <w:r>
              <w:rPr>
                <w:sz w:val="26"/>
                <w:szCs w:val="26"/>
              </w:rPr>
              <w:t>Kiểu dữ liệu</w:t>
            </w:r>
          </w:p>
        </w:tc>
        <w:tc>
          <w:tcPr>
            <w:tcW w:w="918" w:type="dxa"/>
          </w:tcPr>
          <w:p w14:paraId="3C283761" w14:textId="77777777" w:rsidR="005447E4" w:rsidRDefault="00000000">
            <w:pPr>
              <w:spacing w:line="360" w:lineRule="auto"/>
              <w:rPr>
                <w:sz w:val="26"/>
                <w:szCs w:val="26"/>
              </w:rPr>
            </w:pPr>
            <w:r>
              <w:rPr>
                <w:sz w:val="26"/>
                <w:szCs w:val="26"/>
              </w:rPr>
              <w:t xml:space="preserve">Độ dài </w:t>
            </w:r>
          </w:p>
        </w:tc>
        <w:tc>
          <w:tcPr>
            <w:tcW w:w="805" w:type="dxa"/>
          </w:tcPr>
          <w:p w14:paraId="6DE154B5" w14:textId="77777777" w:rsidR="005447E4" w:rsidRDefault="00000000">
            <w:pPr>
              <w:spacing w:line="360" w:lineRule="auto"/>
              <w:rPr>
                <w:sz w:val="26"/>
                <w:szCs w:val="26"/>
              </w:rPr>
            </w:pPr>
            <w:r>
              <w:rPr>
                <w:sz w:val="26"/>
                <w:szCs w:val="26"/>
              </w:rPr>
              <w:t>Khóa</w:t>
            </w:r>
          </w:p>
        </w:tc>
        <w:tc>
          <w:tcPr>
            <w:tcW w:w="2101" w:type="dxa"/>
          </w:tcPr>
          <w:p w14:paraId="787BA71A" w14:textId="77777777" w:rsidR="005447E4" w:rsidRDefault="00000000">
            <w:pPr>
              <w:spacing w:line="360" w:lineRule="auto"/>
              <w:rPr>
                <w:sz w:val="26"/>
                <w:szCs w:val="26"/>
              </w:rPr>
            </w:pPr>
            <w:r>
              <w:rPr>
                <w:sz w:val="26"/>
                <w:szCs w:val="26"/>
              </w:rPr>
              <w:t>Mô tả</w:t>
            </w:r>
          </w:p>
        </w:tc>
      </w:tr>
      <w:tr w:rsidR="005447E4" w14:paraId="76B2BA17" w14:textId="77777777">
        <w:tc>
          <w:tcPr>
            <w:tcW w:w="710" w:type="dxa"/>
          </w:tcPr>
          <w:p w14:paraId="6B4F6897" w14:textId="77777777" w:rsidR="005447E4" w:rsidRDefault="00000000">
            <w:pPr>
              <w:spacing w:line="360" w:lineRule="auto"/>
              <w:rPr>
                <w:sz w:val="26"/>
                <w:szCs w:val="26"/>
              </w:rPr>
            </w:pPr>
            <w:r>
              <w:rPr>
                <w:sz w:val="26"/>
                <w:szCs w:val="26"/>
              </w:rPr>
              <w:t>1</w:t>
            </w:r>
          </w:p>
        </w:tc>
        <w:tc>
          <w:tcPr>
            <w:tcW w:w="2527" w:type="dxa"/>
          </w:tcPr>
          <w:p w14:paraId="606C49A9" w14:textId="70F36ACF" w:rsidR="005447E4" w:rsidRDefault="003366D8">
            <w:pPr>
              <w:spacing w:line="360" w:lineRule="auto"/>
              <w:rPr>
                <w:sz w:val="26"/>
                <w:szCs w:val="26"/>
              </w:rPr>
            </w:pPr>
            <w:r>
              <w:rPr>
                <w:sz w:val="26"/>
                <w:szCs w:val="26"/>
              </w:rPr>
              <w:t>KH</w:t>
            </w:r>
          </w:p>
        </w:tc>
        <w:tc>
          <w:tcPr>
            <w:tcW w:w="1569" w:type="dxa"/>
          </w:tcPr>
          <w:p w14:paraId="3552CC4F" w14:textId="24EDF25B" w:rsidR="005447E4" w:rsidRDefault="003366D8">
            <w:pPr>
              <w:spacing w:line="360" w:lineRule="auto"/>
              <w:rPr>
                <w:sz w:val="26"/>
                <w:szCs w:val="26"/>
              </w:rPr>
            </w:pPr>
            <w:r>
              <w:rPr>
                <w:sz w:val="26"/>
                <w:szCs w:val="26"/>
              </w:rPr>
              <w:t>Nvarchar</w:t>
            </w:r>
          </w:p>
        </w:tc>
        <w:tc>
          <w:tcPr>
            <w:tcW w:w="918" w:type="dxa"/>
          </w:tcPr>
          <w:p w14:paraId="4474CC77" w14:textId="15133806" w:rsidR="005447E4" w:rsidRDefault="003366D8">
            <w:pPr>
              <w:spacing w:line="360" w:lineRule="auto"/>
              <w:rPr>
                <w:sz w:val="26"/>
                <w:szCs w:val="26"/>
              </w:rPr>
            </w:pPr>
            <w:r>
              <w:rPr>
                <w:sz w:val="26"/>
                <w:szCs w:val="26"/>
              </w:rPr>
              <w:t>20</w:t>
            </w:r>
          </w:p>
        </w:tc>
        <w:tc>
          <w:tcPr>
            <w:tcW w:w="805" w:type="dxa"/>
          </w:tcPr>
          <w:p w14:paraId="4FD4BBEF" w14:textId="61E57435" w:rsidR="005447E4" w:rsidRDefault="005447E4">
            <w:pPr>
              <w:spacing w:line="360" w:lineRule="auto"/>
              <w:rPr>
                <w:sz w:val="26"/>
                <w:szCs w:val="26"/>
              </w:rPr>
            </w:pPr>
          </w:p>
        </w:tc>
        <w:tc>
          <w:tcPr>
            <w:tcW w:w="2101" w:type="dxa"/>
          </w:tcPr>
          <w:p w14:paraId="2F3A9D56" w14:textId="4595EA6F" w:rsidR="005447E4" w:rsidRDefault="003366D8">
            <w:pPr>
              <w:spacing w:line="360" w:lineRule="auto"/>
              <w:rPr>
                <w:sz w:val="26"/>
                <w:szCs w:val="26"/>
              </w:rPr>
            </w:pPr>
            <w:r>
              <w:rPr>
                <w:sz w:val="26"/>
                <w:szCs w:val="26"/>
              </w:rPr>
              <w:t>Tên người dùng</w:t>
            </w:r>
          </w:p>
        </w:tc>
      </w:tr>
      <w:tr w:rsidR="005447E4" w14:paraId="53B0B269" w14:textId="77777777">
        <w:tc>
          <w:tcPr>
            <w:tcW w:w="710" w:type="dxa"/>
          </w:tcPr>
          <w:p w14:paraId="4199F9FE" w14:textId="77777777" w:rsidR="005447E4" w:rsidRDefault="00000000">
            <w:pPr>
              <w:spacing w:line="360" w:lineRule="auto"/>
              <w:rPr>
                <w:sz w:val="26"/>
                <w:szCs w:val="26"/>
              </w:rPr>
            </w:pPr>
            <w:r>
              <w:rPr>
                <w:sz w:val="26"/>
                <w:szCs w:val="26"/>
              </w:rPr>
              <w:t>2</w:t>
            </w:r>
          </w:p>
        </w:tc>
        <w:tc>
          <w:tcPr>
            <w:tcW w:w="2527" w:type="dxa"/>
          </w:tcPr>
          <w:p w14:paraId="4B186601" w14:textId="5A57E984" w:rsidR="005447E4" w:rsidRDefault="003366D8">
            <w:pPr>
              <w:spacing w:line="360" w:lineRule="auto"/>
              <w:rPr>
                <w:sz w:val="26"/>
                <w:szCs w:val="26"/>
              </w:rPr>
            </w:pPr>
            <w:r>
              <w:rPr>
                <w:sz w:val="26"/>
                <w:szCs w:val="26"/>
              </w:rPr>
              <w:t>DC</w:t>
            </w:r>
          </w:p>
        </w:tc>
        <w:tc>
          <w:tcPr>
            <w:tcW w:w="1569" w:type="dxa"/>
          </w:tcPr>
          <w:p w14:paraId="020E2150" w14:textId="35A7E0EF" w:rsidR="005447E4" w:rsidRDefault="003366D8">
            <w:pPr>
              <w:spacing w:line="360" w:lineRule="auto"/>
              <w:rPr>
                <w:sz w:val="26"/>
                <w:szCs w:val="26"/>
              </w:rPr>
            </w:pPr>
            <w:r>
              <w:rPr>
                <w:sz w:val="26"/>
                <w:szCs w:val="26"/>
              </w:rPr>
              <w:t>Varchar</w:t>
            </w:r>
          </w:p>
        </w:tc>
        <w:tc>
          <w:tcPr>
            <w:tcW w:w="918" w:type="dxa"/>
          </w:tcPr>
          <w:p w14:paraId="7320B195" w14:textId="1B158DCF" w:rsidR="005447E4" w:rsidRDefault="003366D8">
            <w:pPr>
              <w:spacing w:line="360" w:lineRule="auto"/>
              <w:rPr>
                <w:sz w:val="26"/>
                <w:szCs w:val="26"/>
              </w:rPr>
            </w:pPr>
            <w:r>
              <w:rPr>
                <w:sz w:val="26"/>
                <w:szCs w:val="26"/>
              </w:rPr>
              <w:t>20</w:t>
            </w:r>
          </w:p>
        </w:tc>
        <w:tc>
          <w:tcPr>
            <w:tcW w:w="805" w:type="dxa"/>
          </w:tcPr>
          <w:p w14:paraId="484991D3" w14:textId="77777777" w:rsidR="005447E4" w:rsidRDefault="005447E4">
            <w:pPr>
              <w:spacing w:line="360" w:lineRule="auto"/>
              <w:rPr>
                <w:sz w:val="26"/>
                <w:szCs w:val="26"/>
              </w:rPr>
            </w:pPr>
          </w:p>
        </w:tc>
        <w:tc>
          <w:tcPr>
            <w:tcW w:w="2101" w:type="dxa"/>
          </w:tcPr>
          <w:p w14:paraId="496C1D66" w14:textId="140261F0" w:rsidR="005447E4" w:rsidRDefault="003366D8">
            <w:pPr>
              <w:spacing w:line="360" w:lineRule="auto"/>
              <w:rPr>
                <w:sz w:val="26"/>
                <w:szCs w:val="26"/>
              </w:rPr>
            </w:pPr>
            <w:r>
              <w:rPr>
                <w:sz w:val="26"/>
                <w:szCs w:val="26"/>
              </w:rPr>
              <w:t>Địa chỉ người dùng</w:t>
            </w:r>
          </w:p>
        </w:tc>
      </w:tr>
      <w:tr w:rsidR="005447E4" w14:paraId="5E4DB680" w14:textId="77777777">
        <w:tc>
          <w:tcPr>
            <w:tcW w:w="710" w:type="dxa"/>
          </w:tcPr>
          <w:p w14:paraId="3CB9569D" w14:textId="77777777" w:rsidR="005447E4" w:rsidRDefault="00000000">
            <w:pPr>
              <w:spacing w:line="360" w:lineRule="auto"/>
              <w:rPr>
                <w:sz w:val="26"/>
                <w:szCs w:val="26"/>
              </w:rPr>
            </w:pPr>
            <w:r>
              <w:rPr>
                <w:sz w:val="26"/>
                <w:szCs w:val="26"/>
              </w:rPr>
              <w:t>3</w:t>
            </w:r>
          </w:p>
        </w:tc>
        <w:tc>
          <w:tcPr>
            <w:tcW w:w="2527" w:type="dxa"/>
          </w:tcPr>
          <w:p w14:paraId="2D3C912A" w14:textId="6071E678" w:rsidR="005447E4" w:rsidRDefault="003366D8">
            <w:pPr>
              <w:spacing w:line="360" w:lineRule="auto"/>
              <w:rPr>
                <w:sz w:val="26"/>
                <w:szCs w:val="26"/>
              </w:rPr>
            </w:pPr>
            <w:r>
              <w:rPr>
                <w:sz w:val="26"/>
                <w:szCs w:val="26"/>
              </w:rPr>
              <w:t>ID</w:t>
            </w:r>
          </w:p>
        </w:tc>
        <w:tc>
          <w:tcPr>
            <w:tcW w:w="1569" w:type="dxa"/>
          </w:tcPr>
          <w:p w14:paraId="0799C0B8" w14:textId="50ECC98F" w:rsidR="005447E4" w:rsidRDefault="003366D8">
            <w:pPr>
              <w:spacing w:line="360" w:lineRule="auto"/>
              <w:rPr>
                <w:sz w:val="26"/>
                <w:szCs w:val="26"/>
              </w:rPr>
            </w:pPr>
            <w:r>
              <w:rPr>
                <w:sz w:val="26"/>
                <w:szCs w:val="26"/>
              </w:rPr>
              <w:t>Int</w:t>
            </w:r>
          </w:p>
        </w:tc>
        <w:tc>
          <w:tcPr>
            <w:tcW w:w="918" w:type="dxa"/>
          </w:tcPr>
          <w:p w14:paraId="3082F8C2" w14:textId="5DB15BFA" w:rsidR="005447E4" w:rsidRDefault="005447E4">
            <w:pPr>
              <w:spacing w:line="360" w:lineRule="auto"/>
              <w:rPr>
                <w:sz w:val="26"/>
                <w:szCs w:val="26"/>
              </w:rPr>
            </w:pPr>
          </w:p>
        </w:tc>
        <w:tc>
          <w:tcPr>
            <w:tcW w:w="805" w:type="dxa"/>
          </w:tcPr>
          <w:p w14:paraId="2B8E00DF" w14:textId="77777777" w:rsidR="005447E4" w:rsidRDefault="005447E4">
            <w:pPr>
              <w:spacing w:line="360" w:lineRule="auto"/>
              <w:rPr>
                <w:sz w:val="26"/>
                <w:szCs w:val="26"/>
              </w:rPr>
            </w:pPr>
          </w:p>
        </w:tc>
        <w:tc>
          <w:tcPr>
            <w:tcW w:w="2101" w:type="dxa"/>
          </w:tcPr>
          <w:p w14:paraId="01C42F0D" w14:textId="2ED3CE34" w:rsidR="005447E4" w:rsidRDefault="003366D8">
            <w:pPr>
              <w:spacing w:line="360" w:lineRule="auto"/>
              <w:rPr>
                <w:sz w:val="26"/>
                <w:szCs w:val="26"/>
              </w:rPr>
            </w:pPr>
            <w:r>
              <w:rPr>
                <w:sz w:val="26"/>
                <w:szCs w:val="26"/>
              </w:rPr>
              <w:t>ID người dùng</w:t>
            </w:r>
          </w:p>
        </w:tc>
      </w:tr>
      <w:tr w:rsidR="005447E4" w14:paraId="0CF7C0BB" w14:textId="77777777">
        <w:tc>
          <w:tcPr>
            <w:tcW w:w="710" w:type="dxa"/>
          </w:tcPr>
          <w:p w14:paraId="665F2FDB" w14:textId="77777777" w:rsidR="005447E4" w:rsidRDefault="00000000">
            <w:pPr>
              <w:spacing w:line="360" w:lineRule="auto"/>
              <w:rPr>
                <w:sz w:val="26"/>
                <w:szCs w:val="26"/>
              </w:rPr>
            </w:pPr>
            <w:r>
              <w:rPr>
                <w:sz w:val="26"/>
                <w:szCs w:val="26"/>
              </w:rPr>
              <w:t>4</w:t>
            </w:r>
          </w:p>
        </w:tc>
        <w:tc>
          <w:tcPr>
            <w:tcW w:w="2527" w:type="dxa"/>
          </w:tcPr>
          <w:p w14:paraId="6CBBCFDA" w14:textId="3385C4F4" w:rsidR="005447E4" w:rsidRDefault="003366D8">
            <w:pPr>
              <w:spacing w:line="360" w:lineRule="auto"/>
              <w:rPr>
                <w:sz w:val="26"/>
                <w:szCs w:val="26"/>
              </w:rPr>
            </w:pPr>
            <w:r>
              <w:rPr>
                <w:sz w:val="26"/>
                <w:szCs w:val="26"/>
              </w:rPr>
              <w:t>Chi_so_cu</w:t>
            </w:r>
          </w:p>
        </w:tc>
        <w:tc>
          <w:tcPr>
            <w:tcW w:w="1569" w:type="dxa"/>
          </w:tcPr>
          <w:p w14:paraId="7C21E297" w14:textId="771C1897" w:rsidR="005447E4" w:rsidRDefault="003366D8">
            <w:pPr>
              <w:spacing w:line="360" w:lineRule="auto"/>
              <w:rPr>
                <w:sz w:val="26"/>
                <w:szCs w:val="26"/>
              </w:rPr>
            </w:pPr>
            <w:r>
              <w:rPr>
                <w:sz w:val="26"/>
                <w:szCs w:val="26"/>
              </w:rPr>
              <w:t>Int</w:t>
            </w:r>
          </w:p>
        </w:tc>
        <w:tc>
          <w:tcPr>
            <w:tcW w:w="918" w:type="dxa"/>
          </w:tcPr>
          <w:p w14:paraId="3AFEB98F" w14:textId="6B90A77D" w:rsidR="005447E4" w:rsidRDefault="005447E4">
            <w:pPr>
              <w:spacing w:line="360" w:lineRule="auto"/>
              <w:rPr>
                <w:sz w:val="26"/>
                <w:szCs w:val="26"/>
              </w:rPr>
            </w:pPr>
          </w:p>
        </w:tc>
        <w:tc>
          <w:tcPr>
            <w:tcW w:w="805" w:type="dxa"/>
          </w:tcPr>
          <w:p w14:paraId="592182C8" w14:textId="77777777" w:rsidR="005447E4" w:rsidRDefault="005447E4">
            <w:pPr>
              <w:spacing w:line="360" w:lineRule="auto"/>
              <w:rPr>
                <w:sz w:val="26"/>
                <w:szCs w:val="26"/>
              </w:rPr>
            </w:pPr>
          </w:p>
        </w:tc>
        <w:tc>
          <w:tcPr>
            <w:tcW w:w="2101" w:type="dxa"/>
          </w:tcPr>
          <w:p w14:paraId="75A318B5" w14:textId="16F34F23" w:rsidR="005447E4" w:rsidRDefault="003366D8">
            <w:pPr>
              <w:spacing w:line="360" w:lineRule="auto"/>
              <w:rPr>
                <w:sz w:val="26"/>
                <w:szCs w:val="26"/>
              </w:rPr>
            </w:pPr>
            <w:r>
              <w:rPr>
                <w:sz w:val="26"/>
                <w:szCs w:val="26"/>
              </w:rPr>
              <w:t>Chỉ số cũ tiền nước</w:t>
            </w:r>
          </w:p>
        </w:tc>
      </w:tr>
      <w:tr w:rsidR="005447E4" w14:paraId="3382D97F" w14:textId="77777777">
        <w:tc>
          <w:tcPr>
            <w:tcW w:w="710" w:type="dxa"/>
          </w:tcPr>
          <w:p w14:paraId="17A98BD8" w14:textId="77777777" w:rsidR="005447E4" w:rsidRDefault="00000000">
            <w:pPr>
              <w:spacing w:line="360" w:lineRule="auto"/>
              <w:rPr>
                <w:sz w:val="26"/>
                <w:szCs w:val="26"/>
              </w:rPr>
            </w:pPr>
            <w:r>
              <w:rPr>
                <w:sz w:val="26"/>
                <w:szCs w:val="26"/>
              </w:rPr>
              <w:lastRenderedPageBreak/>
              <w:t>5</w:t>
            </w:r>
          </w:p>
        </w:tc>
        <w:tc>
          <w:tcPr>
            <w:tcW w:w="2527" w:type="dxa"/>
          </w:tcPr>
          <w:p w14:paraId="5E66A300" w14:textId="608B084E" w:rsidR="005447E4" w:rsidRDefault="003366D8">
            <w:pPr>
              <w:spacing w:line="360" w:lineRule="auto"/>
              <w:rPr>
                <w:sz w:val="26"/>
                <w:szCs w:val="26"/>
              </w:rPr>
            </w:pPr>
            <w:r>
              <w:rPr>
                <w:sz w:val="26"/>
                <w:szCs w:val="26"/>
              </w:rPr>
              <w:t>Chi_so_moi</w:t>
            </w:r>
          </w:p>
        </w:tc>
        <w:tc>
          <w:tcPr>
            <w:tcW w:w="1569" w:type="dxa"/>
          </w:tcPr>
          <w:p w14:paraId="2288266C" w14:textId="7C2E1819" w:rsidR="005447E4" w:rsidRDefault="003366D8">
            <w:pPr>
              <w:spacing w:line="360" w:lineRule="auto"/>
              <w:rPr>
                <w:sz w:val="26"/>
                <w:szCs w:val="26"/>
              </w:rPr>
            </w:pPr>
            <w:r>
              <w:rPr>
                <w:sz w:val="26"/>
                <w:szCs w:val="26"/>
              </w:rPr>
              <w:t>Int</w:t>
            </w:r>
          </w:p>
        </w:tc>
        <w:tc>
          <w:tcPr>
            <w:tcW w:w="918" w:type="dxa"/>
          </w:tcPr>
          <w:p w14:paraId="5C36B488" w14:textId="0F5F7989" w:rsidR="005447E4" w:rsidRDefault="005447E4">
            <w:pPr>
              <w:spacing w:line="360" w:lineRule="auto"/>
              <w:rPr>
                <w:sz w:val="26"/>
                <w:szCs w:val="26"/>
              </w:rPr>
            </w:pPr>
          </w:p>
        </w:tc>
        <w:tc>
          <w:tcPr>
            <w:tcW w:w="805" w:type="dxa"/>
          </w:tcPr>
          <w:p w14:paraId="39B8A132" w14:textId="77777777" w:rsidR="005447E4" w:rsidRDefault="005447E4">
            <w:pPr>
              <w:spacing w:line="360" w:lineRule="auto"/>
              <w:rPr>
                <w:sz w:val="26"/>
                <w:szCs w:val="26"/>
              </w:rPr>
            </w:pPr>
          </w:p>
        </w:tc>
        <w:tc>
          <w:tcPr>
            <w:tcW w:w="2101" w:type="dxa"/>
          </w:tcPr>
          <w:p w14:paraId="7B0CC231" w14:textId="3763347E" w:rsidR="005447E4" w:rsidRDefault="003366D8">
            <w:pPr>
              <w:spacing w:line="360" w:lineRule="auto"/>
              <w:rPr>
                <w:sz w:val="26"/>
                <w:szCs w:val="26"/>
              </w:rPr>
            </w:pPr>
            <w:r>
              <w:rPr>
                <w:sz w:val="26"/>
                <w:szCs w:val="26"/>
              </w:rPr>
              <w:t>Chỉ số mới tiền nước</w:t>
            </w:r>
          </w:p>
        </w:tc>
      </w:tr>
      <w:tr w:rsidR="005447E4" w14:paraId="692E031A" w14:textId="77777777">
        <w:tc>
          <w:tcPr>
            <w:tcW w:w="710" w:type="dxa"/>
          </w:tcPr>
          <w:p w14:paraId="3DDEB52E" w14:textId="77777777" w:rsidR="005447E4" w:rsidRDefault="00000000">
            <w:pPr>
              <w:spacing w:line="360" w:lineRule="auto"/>
              <w:rPr>
                <w:sz w:val="26"/>
                <w:szCs w:val="26"/>
              </w:rPr>
            </w:pPr>
            <w:r>
              <w:rPr>
                <w:sz w:val="26"/>
                <w:szCs w:val="26"/>
              </w:rPr>
              <w:t>6</w:t>
            </w:r>
          </w:p>
        </w:tc>
        <w:tc>
          <w:tcPr>
            <w:tcW w:w="2527" w:type="dxa"/>
          </w:tcPr>
          <w:p w14:paraId="23D96999" w14:textId="6A7386C9" w:rsidR="005447E4" w:rsidRDefault="003366D8">
            <w:pPr>
              <w:spacing w:line="360" w:lineRule="auto"/>
              <w:rPr>
                <w:sz w:val="26"/>
                <w:szCs w:val="26"/>
              </w:rPr>
            </w:pPr>
            <w:r>
              <w:rPr>
                <w:sz w:val="26"/>
                <w:szCs w:val="26"/>
              </w:rPr>
              <w:t>KL_tieu_thu</w:t>
            </w:r>
          </w:p>
        </w:tc>
        <w:tc>
          <w:tcPr>
            <w:tcW w:w="1569" w:type="dxa"/>
          </w:tcPr>
          <w:p w14:paraId="66B4DBC9" w14:textId="7CC12433" w:rsidR="005447E4" w:rsidRDefault="003366D8">
            <w:pPr>
              <w:spacing w:line="360" w:lineRule="auto"/>
              <w:rPr>
                <w:sz w:val="26"/>
                <w:szCs w:val="26"/>
              </w:rPr>
            </w:pPr>
            <w:r>
              <w:rPr>
                <w:sz w:val="26"/>
                <w:szCs w:val="26"/>
              </w:rPr>
              <w:t>Int</w:t>
            </w:r>
          </w:p>
        </w:tc>
        <w:tc>
          <w:tcPr>
            <w:tcW w:w="918" w:type="dxa"/>
          </w:tcPr>
          <w:p w14:paraId="4360999E" w14:textId="1896A480" w:rsidR="005447E4" w:rsidRDefault="005447E4">
            <w:pPr>
              <w:spacing w:line="360" w:lineRule="auto"/>
              <w:rPr>
                <w:sz w:val="26"/>
                <w:szCs w:val="26"/>
              </w:rPr>
            </w:pPr>
          </w:p>
        </w:tc>
        <w:tc>
          <w:tcPr>
            <w:tcW w:w="805" w:type="dxa"/>
          </w:tcPr>
          <w:p w14:paraId="6BF215F1" w14:textId="77777777" w:rsidR="005447E4" w:rsidRDefault="005447E4">
            <w:pPr>
              <w:spacing w:line="360" w:lineRule="auto"/>
              <w:rPr>
                <w:sz w:val="26"/>
                <w:szCs w:val="26"/>
              </w:rPr>
            </w:pPr>
          </w:p>
        </w:tc>
        <w:tc>
          <w:tcPr>
            <w:tcW w:w="2101" w:type="dxa"/>
          </w:tcPr>
          <w:p w14:paraId="4140ACB2" w14:textId="62243945" w:rsidR="005447E4" w:rsidRDefault="003366D8">
            <w:pPr>
              <w:spacing w:line="360" w:lineRule="auto"/>
              <w:rPr>
                <w:sz w:val="26"/>
                <w:szCs w:val="26"/>
              </w:rPr>
            </w:pPr>
            <w:r>
              <w:rPr>
                <w:sz w:val="26"/>
                <w:szCs w:val="26"/>
              </w:rPr>
              <w:t>Khối lượng tiêu thụ</w:t>
            </w:r>
          </w:p>
        </w:tc>
      </w:tr>
      <w:tr w:rsidR="005447E4" w14:paraId="6F79985F" w14:textId="77777777">
        <w:tc>
          <w:tcPr>
            <w:tcW w:w="710" w:type="dxa"/>
          </w:tcPr>
          <w:p w14:paraId="2539DF81" w14:textId="77777777" w:rsidR="005447E4" w:rsidRDefault="00000000">
            <w:pPr>
              <w:spacing w:line="360" w:lineRule="auto"/>
              <w:rPr>
                <w:sz w:val="26"/>
                <w:szCs w:val="26"/>
              </w:rPr>
            </w:pPr>
            <w:r>
              <w:rPr>
                <w:sz w:val="26"/>
                <w:szCs w:val="26"/>
              </w:rPr>
              <w:t>7</w:t>
            </w:r>
          </w:p>
        </w:tc>
        <w:tc>
          <w:tcPr>
            <w:tcW w:w="2527" w:type="dxa"/>
          </w:tcPr>
          <w:p w14:paraId="38401049" w14:textId="6F3F25DE" w:rsidR="005447E4" w:rsidRDefault="003366D8">
            <w:pPr>
              <w:spacing w:line="360" w:lineRule="auto"/>
              <w:rPr>
                <w:sz w:val="26"/>
                <w:szCs w:val="26"/>
              </w:rPr>
            </w:pPr>
            <w:r>
              <w:rPr>
                <w:sz w:val="26"/>
                <w:szCs w:val="26"/>
              </w:rPr>
              <w:t>Tien_nuoc</w:t>
            </w:r>
          </w:p>
        </w:tc>
        <w:tc>
          <w:tcPr>
            <w:tcW w:w="1569" w:type="dxa"/>
          </w:tcPr>
          <w:p w14:paraId="0CBD91BF" w14:textId="5809E637" w:rsidR="005447E4" w:rsidRDefault="003366D8">
            <w:pPr>
              <w:spacing w:line="360" w:lineRule="auto"/>
              <w:rPr>
                <w:sz w:val="26"/>
                <w:szCs w:val="26"/>
              </w:rPr>
            </w:pPr>
            <w:r>
              <w:rPr>
                <w:sz w:val="26"/>
                <w:szCs w:val="26"/>
              </w:rPr>
              <w:t>double</w:t>
            </w:r>
          </w:p>
        </w:tc>
        <w:tc>
          <w:tcPr>
            <w:tcW w:w="918" w:type="dxa"/>
          </w:tcPr>
          <w:p w14:paraId="5F8CFBF7" w14:textId="1B1E231C" w:rsidR="005447E4" w:rsidRDefault="005447E4">
            <w:pPr>
              <w:spacing w:line="360" w:lineRule="auto"/>
              <w:rPr>
                <w:sz w:val="26"/>
                <w:szCs w:val="26"/>
              </w:rPr>
            </w:pPr>
          </w:p>
        </w:tc>
        <w:tc>
          <w:tcPr>
            <w:tcW w:w="805" w:type="dxa"/>
          </w:tcPr>
          <w:p w14:paraId="3EAB19AF" w14:textId="77777777" w:rsidR="005447E4" w:rsidRDefault="005447E4">
            <w:pPr>
              <w:spacing w:line="360" w:lineRule="auto"/>
              <w:rPr>
                <w:sz w:val="26"/>
                <w:szCs w:val="26"/>
              </w:rPr>
            </w:pPr>
          </w:p>
        </w:tc>
        <w:tc>
          <w:tcPr>
            <w:tcW w:w="2101" w:type="dxa"/>
          </w:tcPr>
          <w:p w14:paraId="45051814" w14:textId="02245541" w:rsidR="005447E4" w:rsidRDefault="003366D8">
            <w:pPr>
              <w:spacing w:line="360" w:lineRule="auto"/>
              <w:rPr>
                <w:sz w:val="26"/>
                <w:szCs w:val="26"/>
              </w:rPr>
            </w:pPr>
            <w:r>
              <w:rPr>
                <w:sz w:val="26"/>
                <w:szCs w:val="26"/>
              </w:rPr>
              <w:t>Tiền nước tiêu thụ</w:t>
            </w:r>
          </w:p>
        </w:tc>
      </w:tr>
      <w:tr w:rsidR="005447E4" w14:paraId="1C873212" w14:textId="77777777">
        <w:tc>
          <w:tcPr>
            <w:tcW w:w="710" w:type="dxa"/>
          </w:tcPr>
          <w:p w14:paraId="26D75DF0" w14:textId="77777777" w:rsidR="005447E4" w:rsidRDefault="00000000">
            <w:pPr>
              <w:spacing w:line="360" w:lineRule="auto"/>
              <w:rPr>
                <w:sz w:val="26"/>
                <w:szCs w:val="26"/>
              </w:rPr>
            </w:pPr>
            <w:r>
              <w:rPr>
                <w:sz w:val="26"/>
                <w:szCs w:val="26"/>
              </w:rPr>
              <w:t>8</w:t>
            </w:r>
          </w:p>
        </w:tc>
        <w:tc>
          <w:tcPr>
            <w:tcW w:w="2527" w:type="dxa"/>
          </w:tcPr>
          <w:p w14:paraId="2F3B898B" w14:textId="3944E5BE" w:rsidR="005447E4" w:rsidRDefault="003366D8">
            <w:pPr>
              <w:spacing w:line="360" w:lineRule="auto"/>
              <w:rPr>
                <w:sz w:val="26"/>
                <w:szCs w:val="26"/>
              </w:rPr>
            </w:pPr>
            <w:r>
              <w:rPr>
                <w:sz w:val="26"/>
                <w:szCs w:val="26"/>
              </w:rPr>
              <w:t>Tong_cong</w:t>
            </w:r>
          </w:p>
        </w:tc>
        <w:tc>
          <w:tcPr>
            <w:tcW w:w="1569" w:type="dxa"/>
          </w:tcPr>
          <w:p w14:paraId="1A186CAB" w14:textId="48DD6A9E" w:rsidR="005447E4" w:rsidRDefault="003366D8">
            <w:pPr>
              <w:spacing w:line="360" w:lineRule="auto"/>
              <w:rPr>
                <w:sz w:val="26"/>
                <w:szCs w:val="26"/>
              </w:rPr>
            </w:pPr>
            <w:r>
              <w:rPr>
                <w:sz w:val="26"/>
                <w:szCs w:val="26"/>
              </w:rPr>
              <w:t>double</w:t>
            </w:r>
          </w:p>
        </w:tc>
        <w:tc>
          <w:tcPr>
            <w:tcW w:w="918" w:type="dxa"/>
          </w:tcPr>
          <w:p w14:paraId="360DA76D" w14:textId="77777777" w:rsidR="005447E4" w:rsidRDefault="005447E4">
            <w:pPr>
              <w:spacing w:line="360" w:lineRule="auto"/>
              <w:rPr>
                <w:sz w:val="26"/>
                <w:szCs w:val="26"/>
              </w:rPr>
            </w:pPr>
          </w:p>
        </w:tc>
        <w:tc>
          <w:tcPr>
            <w:tcW w:w="805" w:type="dxa"/>
          </w:tcPr>
          <w:p w14:paraId="44DCC921" w14:textId="77777777" w:rsidR="005447E4" w:rsidRDefault="005447E4">
            <w:pPr>
              <w:spacing w:line="360" w:lineRule="auto"/>
              <w:rPr>
                <w:sz w:val="26"/>
                <w:szCs w:val="26"/>
              </w:rPr>
            </w:pPr>
          </w:p>
        </w:tc>
        <w:tc>
          <w:tcPr>
            <w:tcW w:w="2101" w:type="dxa"/>
          </w:tcPr>
          <w:p w14:paraId="651CCA3B" w14:textId="7D553120" w:rsidR="005447E4" w:rsidRDefault="003366D8">
            <w:pPr>
              <w:spacing w:line="360" w:lineRule="auto"/>
              <w:rPr>
                <w:sz w:val="26"/>
                <w:szCs w:val="26"/>
              </w:rPr>
            </w:pPr>
            <w:r>
              <w:rPr>
                <w:sz w:val="26"/>
                <w:szCs w:val="26"/>
              </w:rPr>
              <w:t>Tổng cộng</w:t>
            </w:r>
          </w:p>
        </w:tc>
      </w:tr>
      <w:tr w:rsidR="005447E4" w14:paraId="3B21FB8B" w14:textId="77777777">
        <w:tc>
          <w:tcPr>
            <w:tcW w:w="710" w:type="dxa"/>
          </w:tcPr>
          <w:p w14:paraId="0998A0F4" w14:textId="77777777" w:rsidR="005447E4" w:rsidRDefault="00000000">
            <w:pPr>
              <w:spacing w:line="360" w:lineRule="auto"/>
              <w:rPr>
                <w:sz w:val="26"/>
                <w:szCs w:val="26"/>
              </w:rPr>
            </w:pPr>
            <w:r>
              <w:rPr>
                <w:sz w:val="26"/>
                <w:szCs w:val="26"/>
              </w:rPr>
              <w:t>9</w:t>
            </w:r>
          </w:p>
        </w:tc>
        <w:tc>
          <w:tcPr>
            <w:tcW w:w="2527" w:type="dxa"/>
          </w:tcPr>
          <w:p w14:paraId="3F635DE6" w14:textId="0850C870" w:rsidR="005447E4" w:rsidRDefault="003366D8">
            <w:pPr>
              <w:spacing w:line="360" w:lineRule="auto"/>
              <w:rPr>
                <w:sz w:val="26"/>
                <w:szCs w:val="26"/>
              </w:rPr>
            </w:pPr>
            <w:r>
              <w:rPr>
                <w:sz w:val="26"/>
                <w:szCs w:val="26"/>
              </w:rPr>
              <w:t>Ky_thang</w:t>
            </w:r>
          </w:p>
        </w:tc>
        <w:tc>
          <w:tcPr>
            <w:tcW w:w="1569" w:type="dxa"/>
          </w:tcPr>
          <w:p w14:paraId="62160F4D" w14:textId="25F2DA60" w:rsidR="005447E4" w:rsidRDefault="003366D8">
            <w:pPr>
              <w:spacing w:line="360" w:lineRule="auto"/>
              <w:rPr>
                <w:sz w:val="26"/>
                <w:szCs w:val="26"/>
              </w:rPr>
            </w:pPr>
            <w:r>
              <w:rPr>
                <w:sz w:val="26"/>
                <w:szCs w:val="26"/>
              </w:rPr>
              <w:t>Int</w:t>
            </w:r>
          </w:p>
        </w:tc>
        <w:tc>
          <w:tcPr>
            <w:tcW w:w="918" w:type="dxa"/>
          </w:tcPr>
          <w:p w14:paraId="0355F982" w14:textId="70B06A37" w:rsidR="005447E4" w:rsidRDefault="005447E4">
            <w:pPr>
              <w:spacing w:line="360" w:lineRule="auto"/>
              <w:rPr>
                <w:sz w:val="26"/>
                <w:szCs w:val="26"/>
              </w:rPr>
            </w:pPr>
          </w:p>
        </w:tc>
        <w:tc>
          <w:tcPr>
            <w:tcW w:w="805" w:type="dxa"/>
          </w:tcPr>
          <w:p w14:paraId="14519F5C" w14:textId="77777777" w:rsidR="005447E4" w:rsidRDefault="005447E4">
            <w:pPr>
              <w:spacing w:line="360" w:lineRule="auto"/>
              <w:rPr>
                <w:sz w:val="26"/>
                <w:szCs w:val="26"/>
              </w:rPr>
            </w:pPr>
          </w:p>
        </w:tc>
        <w:tc>
          <w:tcPr>
            <w:tcW w:w="2101" w:type="dxa"/>
          </w:tcPr>
          <w:p w14:paraId="1A5B4991" w14:textId="257943E4" w:rsidR="005447E4" w:rsidRDefault="003366D8">
            <w:pPr>
              <w:spacing w:line="360" w:lineRule="auto"/>
              <w:rPr>
                <w:sz w:val="26"/>
                <w:szCs w:val="26"/>
              </w:rPr>
            </w:pPr>
            <w:r>
              <w:rPr>
                <w:sz w:val="26"/>
                <w:szCs w:val="26"/>
              </w:rPr>
              <w:t>Số tháng</w:t>
            </w:r>
          </w:p>
        </w:tc>
      </w:tr>
      <w:tr w:rsidR="005447E4" w14:paraId="571DCFFE" w14:textId="77777777">
        <w:tc>
          <w:tcPr>
            <w:tcW w:w="710" w:type="dxa"/>
          </w:tcPr>
          <w:p w14:paraId="21BBE25C" w14:textId="77777777" w:rsidR="005447E4" w:rsidRDefault="00000000">
            <w:pPr>
              <w:spacing w:line="360" w:lineRule="auto"/>
              <w:rPr>
                <w:sz w:val="26"/>
                <w:szCs w:val="26"/>
              </w:rPr>
            </w:pPr>
            <w:r>
              <w:rPr>
                <w:sz w:val="26"/>
                <w:szCs w:val="26"/>
              </w:rPr>
              <w:t>10</w:t>
            </w:r>
          </w:p>
        </w:tc>
        <w:tc>
          <w:tcPr>
            <w:tcW w:w="2527" w:type="dxa"/>
          </w:tcPr>
          <w:p w14:paraId="3FE79540" w14:textId="3F4B60ED" w:rsidR="005447E4" w:rsidRDefault="003366D8">
            <w:pPr>
              <w:spacing w:line="360" w:lineRule="auto"/>
              <w:rPr>
                <w:sz w:val="26"/>
                <w:szCs w:val="26"/>
              </w:rPr>
            </w:pPr>
            <w:r>
              <w:rPr>
                <w:sz w:val="26"/>
                <w:szCs w:val="26"/>
              </w:rPr>
              <w:t>Nam</w:t>
            </w:r>
          </w:p>
        </w:tc>
        <w:tc>
          <w:tcPr>
            <w:tcW w:w="1569" w:type="dxa"/>
          </w:tcPr>
          <w:p w14:paraId="32558A13" w14:textId="2BA7BF0A" w:rsidR="005447E4" w:rsidRDefault="003366D8">
            <w:pPr>
              <w:spacing w:line="360" w:lineRule="auto"/>
              <w:rPr>
                <w:sz w:val="26"/>
                <w:szCs w:val="26"/>
              </w:rPr>
            </w:pPr>
            <w:r>
              <w:rPr>
                <w:sz w:val="26"/>
                <w:szCs w:val="26"/>
              </w:rPr>
              <w:t>Int</w:t>
            </w:r>
          </w:p>
        </w:tc>
        <w:tc>
          <w:tcPr>
            <w:tcW w:w="918" w:type="dxa"/>
          </w:tcPr>
          <w:p w14:paraId="169EBBDE" w14:textId="2FA8069D" w:rsidR="005447E4" w:rsidRDefault="005447E4">
            <w:pPr>
              <w:spacing w:line="360" w:lineRule="auto"/>
              <w:rPr>
                <w:sz w:val="26"/>
                <w:szCs w:val="26"/>
              </w:rPr>
            </w:pPr>
          </w:p>
        </w:tc>
        <w:tc>
          <w:tcPr>
            <w:tcW w:w="805" w:type="dxa"/>
          </w:tcPr>
          <w:p w14:paraId="6299F9A1" w14:textId="77777777" w:rsidR="005447E4" w:rsidRDefault="005447E4">
            <w:pPr>
              <w:spacing w:line="360" w:lineRule="auto"/>
              <w:rPr>
                <w:sz w:val="26"/>
                <w:szCs w:val="26"/>
              </w:rPr>
            </w:pPr>
          </w:p>
        </w:tc>
        <w:tc>
          <w:tcPr>
            <w:tcW w:w="2101" w:type="dxa"/>
          </w:tcPr>
          <w:p w14:paraId="480A885A" w14:textId="0B57F6E8" w:rsidR="005447E4" w:rsidRDefault="003366D8" w:rsidP="00320DE0">
            <w:pPr>
              <w:keepNext/>
              <w:spacing w:line="360" w:lineRule="auto"/>
              <w:rPr>
                <w:sz w:val="26"/>
                <w:szCs w:val="26"/>
              </w:rPr>
            </w:pPr>
            <w:r>
              <w:rPr>
                <w:sz w:val="26"/>
                <w:szCs w:val="26"/>
              </w:rPr>
              <w:t>Năm</w:t>
            </w:r>
          </w:p>
        </w:tc>
      </w:tr>
      <w:tr w:rsidR="003366D8" w14:paraId="114D63DF" w14:textId="77777777">
        <w:tc>
          <w:tcPr>
            <w:tcW w:w="710" w:type="dxa"/>
          </w:tcPr>
          <w:p w14:paraId="1A386A01" w14:textId="69AF5CC0" w:rsidR="003366D8" w:rsidRDefault="003366D8">
            <w:pPr>
              <w:rPr>
                <w:sz w:val="26"/>
                <w:szCs w:val="26"/>
              </w:rPr>
            </w:pPr>
            <w:r>
              <w:rPr>
                <w:sz w:val="26"/>
                <w:szCs w:val="26"/>
              </w:rPr>
              <w:t>11</w:t>
            </w:r>
          </w:p>
        </w:tc>
        <w:tc>
          <w:tcPr>
            <w:tcW w:w="2527" w:type="dxa"/>
          </w:tcPr>
          <w:p w14:paraId="01476CED" w14:textId="40E8E032" w:rsidR="003366D8" w:rsidRDefault="003366D8">
            <w:pPr>
              <w:rPr>
                <w:sz w:val="26"/>
                <w:szCs w:val="26"/>
              </w:rPr>
            </w:pPr>
            <w:r>
              <w:rPr>
                <w:sz w:val="26"/>
                <w:szCs w:val="26"/>
              </w:rPr>
              <w:t>STT</w:t>
            </w:r>
          </w:p>
        </w:tc>
        <w:tc>
          <w:tcPr>
            <w:tcW w:w="1569" w:type="dxa"/>
          </w:tcPr>
          <w:p w14:paraId="2C2A7B4B" w14:textId="7609075A" w:rsidR="003366D8" w:rsidRDefault="003366D8">
            <w:pPr>
              <w:rPr>
                <w:sz w:val="26"/>
                <w:szCs w:val="26"/>
              </w:rPr>
            </w:pPr>
            <w:r>
              <w:rPr>
                <w:sz w:val="26"/>
                <w:szCs w:val="26"/>
              </w:rPr>
              <w:t>Int</w:t>
            </w:r>
          </w:p>
        </w:tc>
        <w:tc>
          <w:tcPr>
            <w:tcW w:w="918" w:type="dxa"/>
          </w:tcPr>
          <w:p w14:paraId="74C8B2C0" w14:textId="77777777" w:rsidR="003366D8" w:rsidRDefault="003366D8">
            <w:pPr>
              <w:rPr>
                <w:sz w:val="26"/>
                <w:szCs w:val="26"/>
              </w:rPr>
            </w:pPr>
          </w:p>
        </w:tc>
        <w:tc>
          <w:tcPr>
            <w:tcW w:w="805" w:type="dxa"/>
          </w:tcPr>
          <w:p w14:paraId="527E7888" w14:textId="77777777" w:rsidR="003366D8" w:rsidRDefault="003366D8">
            <w:pPr>
              <w:rPr>
                <w:sz w:val="26"/>
                <w:szCs w:val="26"/>
              </w:rPr>
            </w:pPr>
          </w:p>
        </w:tc>
        <w:tc>
          <w:tcPr>
            <w:tcW w:w="2101" w:type="dxa"/>
          </w:tcPr>
          <w:p w14:paraId="58E2D68A" w14:textId="2E7AAF3C" w:rsidR="003366D8" w:rsidRDefault="003366D8" w:rsidP="00E54153">
            <w:pPr>
              <w:keepNext/>
              <w:rPr>
                <w:sz w:val="26"/>
                <w:szCs w:val="26"/>
              </w:rPr>
            </w:pPr>
            <w:r>
              <w:rPr>
                <w:sz w:val="26"/>
                <w:szCs w:val="26"/>
              </w:rPr>
              <w:t>STT người dùng</w:t>
            </w:r>
          </w:p>
        </w:tc>
      </w:tr>
    </w:tbl>
    <w:p w14:paraId="70694DDD" w14:textId="69188644" w:rsidR="00E54153" w:rsidRDefault="00E54153" w:rsidP="001C277D">
      <w:pPr>
        <w:pStyle w:val="Caption"/>
      </w:pPr>
      <w:bookmarkStart w:id="394" w:name="_Toc153588145"/>
      <w:bookmarkStart w:id="395" w:name="_Toc136708255"/>
      <w:r>
        <w:t xml:space="preserve">Bảng  </w:t>
      </w:r>
      <w:r w:rsidR="00000000">
        <w:fldChar w:fldCharType="begin"/>
      </w:r>
      <w:r w:rsidR="00000000">
        <w:instrText xml:space="preserve"> SEQ Bảng_ \* ARABIC </w:instrText>
      </w:r>
      <w:r w:rsidR="00000000">
        <w:fldChar w:fldCharType="separate"/>
      </w:r>
      <w:r w:rsidR="003E2725">
        <w:rPr>
          <w:noProof/>
        </w:rPr>
        <w:t>1</w:t>
      </w:r>
      <w:r w:rsidR="00000000">
        <w:rPr>
          <w:noProof/>
        </w:rPr>
        <w:fldChar w:fldCharType="end"/>
      </w:r>
      <w:r>
        <w:t>: Bảng Bill</w:t>
      </w:r>
      <w:bookmarkEnd w:id="394"/>
    </w:p>
    <w:p w14:paraId="2DC1214F" w14:textId="44A23716" w:rsidR="005447E4" w:rsidDel="00320DE0" w:rsidRDefault="00BD5FA5" w:rsidP="00BD5FA5">
      <w:pPr>
        <w:pStyle w:val="Caption"/>
        <w:rPr>
          <w:del w:id="396" w:author="ĐÀNG ANH MIN ROG" w:date="2023-06-11T00:35:00Z"/>
          <w:i w:val="0"/>
          <w:color w:val="44546A"/>
          <w:sz w:val="26"/>
          <w:szCs w:val="26"/>
        </w:rPr>
      </w:pPr>
      <w:commentRangeStart w:id="397"/>
      <w:del w:id="398" w:author="ĐÀNG ANH MIN ROG" w:date="2023-06-11T00:35:00Z">
        <w:r w:rsidDel="00320DE0">
          <w:delText xml:space="preserve">Bảng </w:delText>
        </w:r>
        <w:r w:rsidDel="00320DE0">
          <w:fldChar w:fldCharType="begin"/>
        </w:r>
        <w:r w:rsidDel="00320DE0">
          <w:delInstrText xml:space="preserve"> SEQ Bảng \* ARABIC </w:delInstrText>
        </w:r>
        <w:r w:rsidDel="00320DE0">
          <w:fldChar w:fldCharType="separate"/>
        </w:r>
        <w:r w:rsidDel="00320DE0">
          <w:rPr>
            <w:noProof/>
          </w:rPr>
          <w:delText>1</w:delText>
        </w:r>
        <w:r w:rsidDel="00320DE0">
          <w:rPr>
            <w:noProof/>
          </w:rPr>
          <w:fldChar w:fldCharType="end"/>
        </w:r>
        <w:r w:rsidDel="00320DE0">
          <w:delText>. Customer</w:delText>
        </w:r>
        <w:bookmarkEnd w:id="395"/>
        <w:commentRangeEnd w:id="397"/>
        <w:r w:rsidR="005938D8" w:rsidDel="00320DE0">
          <w:rPr>
            <w:rStyle w:val="CommentReference"/>
            <w:i w:val="0"/>
            <w:iCs w:val="0"/>
          </w:rPr>
          <w:commentReference w:id="397"/>
        </w:r>
      </w:del>
    </w:p>
    <w:p w14:paraId="6527ABF6" w14:textId="3697E913" w:rsidR="005447E4" w:rsidRDefault="00000000">
      <w:pPr>
        <w:numPr>
          <w:ilvl w:val="0"/>
          <w:numId w:val="2"/>
        </w:numPr>
        <w:spacing w:before="280" w:after="280"/>
        <w:jc w:val="both"/>
        <w:rPr>
          <w:sz w:val="26"/>
          <w:szCs w:val="26"/>
        </w:rPr>
      </w:pPr>
      <w:r>
        <w:rPr>
          <w:sz w:val="26"/>
          <w:szCs w:val="26"/>
        </w:rPr>
        <w:t xml:space="preserve">Bảng </w:t>
      </w:r>
      <w:r w:rsidR="003366D8">
        <w:rPr>
          <w:sz w:val="26"/>
          <w:szCs w:val="26"/>
        </w:rPr>
        <w:t>User</w:t>
      </w:r>
    </w:p>
    <w:tbl>
      <w:tblPr>
        <w:tblStyle w:val="af2"/>
        <w:tblW w:w="862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3"/>
        <w:gridCol w:w="2325"/>
        <w:gridCol w:w="1573"/>
        <w:gridCol w:w="966"/>
        <w:gridCol w:w="808"/>
        <w:gridCol w:w="2244"/>
      </w:tblGrid>
      <w:tr w:rsidR="005447E4" w14:paraId="1B75D058" w14:textId="77777777" w:rsidTr="003366D8">
        <w:tc>
          <w:tcPr>
            <w:tcW w:w="713" w:type="dxa"/>
          </w:tcPr>
          <w:p w14:paraId="3DFCFB85" w14:textId="77777777" w:rsidR="005447E4" w:rsidRDefault="00000000">
            <w:pPr>
              <w:spacing w:line="360" w:lineRule="auto"/>
              <w:rPr>
                <w:sz w:val="26"/>
                <w:szCs w:val="26"/>
              </w:rPr>
            </w:pPr>
            <w:r>
              <w:rPr>
                <w:sz w:val="26"/>
                <w:szCs w:val="26"/>
              </w:rPr>
              <w:t>STT</w:t>
            </w:r>
          </w:p>
        </w:tc>
        <w:tc>
          <w:tcPr>
            <w:tcW w:w="2325" w:type="dxa"/>
          </w:tcPr>
          <w:p w14:paraId="2D4A0086" w14:textId="77777777" w:rsidR="005447E4" w:rsidRDefault="00000000">
            <w:pPr>
              <w:spacing w:line="360" w:lineRule="auto"/>
              <w:rPr>
                <w:sz w:val="26"/>
                <w:szCs w:val="26"/>
              </w:rPr>
            </w:pPr>
            <w:r>
              <w:rPr>
                <w:sz w:val="26"/>
                <w:szCs w:val="26"/>
              </w:rPr>
              <w:t>Tên Thuộc tính</w:t>
            </w:r>
          </w:p>
        </w:tc>
        <w:tc>
          <w:tcPr>
            <w:tcW w:w="1573" w:type="dxa"/>
          </w:tcPr>
          <w:p w14:paraId="0B02DB0A" w14:textId="77777777" w:rsidR="005447E4" w:rsidRDefault="00000000">
            <w:pPr>
              <w:spacing w:line="360" w:lineRule="auto"/>
              <w:rPr>
                <w:sz w:val="26"/>
                <w:szCs w:val="26"/>
              </w:rPr>
            </w:pPr>
            <w:r>
              <w:rPr>
                <w:sz w:val="26"/>
                <w:szCs w:val="26"/>
              </w:rPr>
              <w:t>Kiểu dữ liệu</w:t>
            </w:r>
          </w:p>
        </w:tc>
        <w:tc>
          <w:tcPr>
            <w:tcW w:w="966" w:type="dxa"/>
          </w:tcPr>
          <w:p w14:paraId="0799D79E" w14:textId="77777777" w:rsidR="005447E4" w:rsidRDefault="00000000">
            <w:pPr>
              <w:spacing w:line="360" w:lineRule="auto"/>
              <w:rPr>
                <w:sz w:val="26"/>
                <w:szCs w:val="26"/>
              </w:rPr>
            </w:pPr>
            <w:r>
              <w:rPr>
                <w:sz w:val="26"/>
                <w:szCs w:val="26"/>
              </w:rPr>
              <w:t xml:space="preserve">Độ dài </w:t>
            </w:r>
          </w:p>
        </w:tc>
        <w:tc>
          <w:tcPr>
            <w:tcW w:w="808" w:type="dxa"/>
          </w:tcPr>
          <w:p w14:paraId="33F178BA" w14:textId="77777777" w:rsidR="005447E4" w:rsidRDefault="00000000">
            <w:pPr>
              <w:spacing w:line="360" w:lineRule="auto"/>
              <w:rPr>
                <w:sz w:val="26"/>
                <w:szCs w:val="26"/>
              </w:rPr>
            </w:pPr>
            <w:r>
              <w:rPr>
                <w:sz w:val="26"/>
                <w:szCs w:val="26"/>
              </w:rPr>
              <w:t>Khóa</w:t>
            </w:r>
          </w:p>
        </w:tc>
        <w:tc>
          <w:tcPr>
            <w:tcW w:w="2244" w:type="dxa"/>
          </w:tcPr>
          <w:p w14:paraId="51B1577A" w14:textId="77777777" w:rsidR="005447E4" w:rsidRDefault="00000000">
            <w:pPr>
              <w:spacing w:line="360" w:lineRule="auto"/>
              <w:rPr>
                <w:sz w:val="26"/>
                <w:szCs w:val="26"/>
              </w:rPr>
            </w:pPr>
            <w:r>
              <w:rPr>
                <w:sz w:val="26"/>
                <w:szCs w:val="26"/>
              </w:rPr>
              <w:t>Mô tả</w:t>
            </w:r>
          </w:p>
        </w:tc>
      </w:tr>
      <w:tr w:rsidR="005447E4" w14:paraId="136BAEFA" w14:textId="77777777" w:rsidTr="003366D8">
        <w:tc>
          <w:tcPr>
            <w:tcW w:w="713" w:type="dxa"/>
          </w:tcPr>
          <w:p w14:paraId="11C67E76" w14:textId="77777777" w:rsidR="005447E4" w:rsidRDefault="00000000">
            <w:pPr>
              <w:spacing w:line="360" w:lineRule="auto"/>
              <w:rPr>
                <w:sz w:val="26"/>
                <w:szCs w:val="26"/>
              </w:rPr>
            </w:pPr>
            <w:r>
              <w:rPr>
                <w:sz w:val="26"/>
                <w:szCs w:val="26"/>
              </w:rPr>
              <w:t>1</w:t>
            </w:r>
          </w:p>
        </w:tc>
        <w:tc>
          <w:tcPr>
            <w:tcW w:w="2325" w:type="dxa"/>
          </w:tcPr>
          <w:p w14:paraId="06EE3B14" w14:textId="40793BEF" w:rsidR="005447E4" w:rsidRDefault="003366D8">
            <w:pPr>
              <w:spacing w:line="360" w:lineRule="auto"/>
              <w:rPr>
                <w:sz w:val="26"/>
                <w:szCs w:val="26"/>
              </w:rPr>
            </w:pPr>
            <w:r>
              <w:rPr>
                <w:sz w:val="26"/>
                <w:szCs w:val="26"/>
              </w:rPr>
              <w:t>STT</w:t>
            </w:r>
          </w:p>
        </w:tc>
        <w:tc>
          <w:tcPr>
            <w:tcW w:w="1573" w:type="dxa"/>
          </w:tcPr>
          <w:p w14:paraId="7C5D294E" w14:textId="77777777" w:rsidR="005447E4" w:rsidRDefault="00000000">
            <w:pPr>
              <w:spacing w:line="360" w:lineRule="auto"/>
              <w:rPr>
                <w:sz w:val="26"/>
                <w:szCs w:val="26"/>
              </w:rPr>
            </w:pPr>
            <w:r>
              <w:rPr>
                <w:sz w:val="26"/>
                <w:szCs w:val="26"/>
              </w:rPr>
              <w:t>Int</w:t>
            </w:r>
          </w:p>
        </w:tc>
        <w:tc>
          <w:tcPr>
            <w:tcW w:w="966" w:type="dxa"/>
          </w:tcPr>
          <w:p w14:paraId="1D069AA3" w14:textId="77777777" w:rsidR="005447E4" w:rsidRDefault="005447E4">
            <w:pPr>
              <w:spacing w:line="360" w:lineRule="auto"/>
              <w:rPr>
                <w:sz w:val="26"/>
                <w:szCs w:val="26"/>
              </w:rPr>
            </w:pPr>
          </w:p>
        </w:tc>
        <w:tc>
          <w:tcPr>
            <w:tcW w:w="808" w:type="dxa"/>
          </w:tcPr>
          <w:p w14:paraId="21671816" w14:textId="77777777" w:rsidR="005447E4" w:rsidRDefault="00000000">
            <w:pPr>
              <w:spacing w:line="360" w:lineRule="auto"/>
              <w:rPr>
                <w:sz w:val="26"/>
                <w:szCs w:val="26"/>
              </w:rPr>
            </w:pPr>
            <w:r>
              <w:rPr>
                <w:sz w:val="26"/>
                <w:szCs w:val="26"/>
              </w:rPr>
              <w:t>PK</w:t>
            </w:r>
          </w:p>
        </w:tc>
        <w:tc>
          <w:tcPr>
            <w:tcW w:w="2244" w:type="dxa"/>
          </w:tcPr>
          <w:p w14:paraId="0B13D8AA" w14:textId="00B580CE" w:rsidR="005447E4" w:rsidRDefault="00000000">
            <w:pPr>
              <w:spacing w:line="360" w:lineRule="auto"/>
              <w:rPr>
                <w:sz w:val="26"/>
                <w:szCs w:val="26"/>
              </w:rPr>
            </w:pPr>
            <w:r>
              <w:rPr>
                <w:sz w:val="26"/>
                <w:szCs w:val="26"/>
              </w:rPr>
              <w:t xml:space="preserve">ID </w:t>
            </w:r>
            <w:r w:rsidR="003366D8">
              <w:rPr>
                <w:sz w:val="26"/>
                <w:szCs w:val="26"/>
              </w:rPr>
              <w:t>Người dùng</w:t>
            </w:r>
          </w:p>
        </w:tc>
      </w:tr>
      <w:tr w:rsidR="005447E4" w14:paraId="40290BC4" w14:textId="77777777" w:rsidTr="003366D8">
        <w:tc>
          <w:tcPr>
            <w:tcW w:w="713" w:type="dxa"/>
          </w:tcPr>
          <w:p w14:paraId="25246FA9" w14:textId="77777777" w:rsidR="005447E4" w:rsidRDefault="00000000">
            <w:pPr>
              <w:spacing w:line="360" w:lineRule="auto"/>
              <w:rPr>
                <w:sz w:val="26"/>
                <w:szCs w:val="26"/>
              </w:rPr>
            </w:pPr>
            <w:r>
              <w:rPr>
                <w:sz w:val="26"/>
                <w:szCs w:val="26"/>
              </w:rPr>
              <w:t>2</w:t>
            </w:r>
          </w:p>
        </w:tc>
        <w:tc>
          <w:tcPr>
            <w:tcW w:w="2325" w:type="dxa"/>
          </w:tcPr>
          <w:p w14:paraId="01DC5AC6" w14:textId="16D1599A" w:rsidR="005447E4" w:rsidRDefault="003366D8">
            <w:pPr>
              <w:spacing w:line="360" w:lineRule="auto"/>
              <w:rPr>
                <w:sz w:val="26"/>
                <w:szCs w:val="26"/>
              </w:rPr>
            </w:pPr>
            <w:r>
              <w:rPr>
                <w:sz w:val="26"/>
                <w:szCs w:val="26"/>
              </w:rPr>
              <w:t>Name</w:t>
            </w:r>
          </w:p>
        </w:tc>
        <w:tc>
          <w:tcPr>
            <w:tcW w:w="1573" w:type="dxa"/>
          </w:tcPr>
          <w:p w14:paraId="7D931021" w14:textId="77777777" w:rsidR="005447E4" w:rsidRDefault="00000000">
            <w:pPr>
              <w:spacing w:line="360" w:lineRule="auto"/>
              <w:rPr>
                <w:sz w:val="26"/>
                <w:szCs w:val="26"/>
              </w:rPr>
            </w:pPr>
            <w:r>
              <w:rPr>
                <w:sz w:val="26"/>
                <w:szCs w:val="26"/>
              </w:rPr>
              <w:t>Nvarchar</w:t>
            </w:r>
          </w:p>
        </w:tc>
        <w:tc>
          <w:tcPr>
            <w:tcW w:w="966" w:type="dxa"/>
          </w:tcPr>
          <w:p w14:paraId="0DDEB6A8" w14:textId="77777777" w:rsidR="005447E4" w:rsidRDefault="00000000">
            <w:pPr>
              <w:spacing w:line="360" w:lineRule="auto"/>
              <w:rPr>
                <w:sz w:val="26"/>
                <w:szCs w:val="26"/>
              </w:rPr>
            </w:pPr>
            <w:r>
              <w:rPr>
                <w:sz w:val="26"/>
                <w:szCs w:val="26"/>
              </w:rPr>
              <w:t>100</w:t>
            </w:r>
          </w:p>
        </w:tc>
        <w:tc>
          <w:tcPr>
            <w:tcW w:w="808" w:type="dxa"/>
          </w:tcPr>
          <w:p w14:paraId="34120E65" w14:textId="77777777" w:rsidR="005447E4" w:rsidRDefault="005447E4">
            <w:pPr>
              <w:spacing w:line="360" w:lineRule="auto"/>
              <w:rPr>
                <w:sz w:val="26"/>
                <w:szCs w:val="26"/>
              </w:rPr>
            </w:pPr>
          </w:p>
        </w:tc>
        <w:tc>
          <w:tcPr>
            <w:tcW w:w="2244" w:type="dxa"/>
          </w:tcPr>
          <w:p w14:paraId="33BEF77B" w14:textId="6C8160F8" w:rsidR="005447E4" w:rsidRDefault="00000000">
            <w:pPr>
              <w:spacing w:line="360" w:lineRule="auto"/>
              <w:rPr>
                <w:sz w:val="26"/>
                <w:szCs w:val="26"/>
              </w:rPr>
            </w:pPr>
            <w:r>
              <w:rPr>
                <w:sz w:val="26"/>
                <w:szCs w:val="26"/>
              </w:rPr>
              <w:t xml:space="preserve">Tên </w:t>
            </w:r>
            <w:r w:rsidR="003366D8">
              <w:rPr>
                <w:sz w:val="26"/>
                <w:szCs w:val="26"/>
              </w:rPr>
              <w:t>người dùng</w:t>
            </w:r>
          </w:p>
        </w:tc>
      </w:tr>
      <w:tr w:rsidR="005447E4" w14:paraId="33A44D57" w14:textId="77777777" w:rsidTr="003366D8">
        <w:tc>
          <w:tcPr>
            <w:tcW w:w="713" w:type="dxa"/>
          </w:tcPr>
          <w:p w14:paraId="01B52F21" w14:textId="77777777" w:rsidR="005447E4" w:rsidRDefault="00000000">
            <w:pPr>
              <w:spacing w:line="360" w:lineRule="auto"/>
              <w:rPr>
                <w:sz w:val="26"/>
                <w:szCs w:val="26"/>
              </w:rPr>
            </w:pPr>
            <w:r>
              <w:rPr>
                <w:sz w:val="26"/>
                <w:szCs w:val="26"/>
              </w:rPr>
              <w:t>3</w:t>
            </w:r>
          </w:p>
        </w:tc>
        <w:tc>
          <w:tcPr>
            <w:tcW w:w="2325" w:type="dxa"/>
          </w:tcPr>
          <w:p w14:paraId="1EDDBF0F" w14:textId="067004D8" w:rsidR="005447E4" w:rsidRDefault="003366D8">
            <w:pPr>
              <w:spacing w:line="360" w:lineRule="auto"/>
              <w:rPr>
                <w:sz w:val="26"/>
                <w:szCs w:val="26"/>
              </w:rPr>
            </w:pPr>
            <w:r>
              <w:rPr>
                <w:sz w:val="26"/>
                <w:szCs w:val="26"/>
              </w:rPr>
              <w:t>Password</w:t>
            </w:r>
          </w:p>
        </w:tc>
        <w:tc>
          <w:tcPr>
            <w:tcW w:w="1573" w:type="dxa"/>
          </w:tcPr>
          <w:p w14:paraId="3BF77386" w14:textId="73236178" w:rsidR="005447E4" w:rsidRDefault="003366D8">
            <w:pPr>
              <w:spacing w:line="360" w:lineRule="auto"/>
              <w:rPr>
                <w:sz w:val="26"/>
                <w:szCs w:val="26"/>
              </w:rPr>
            </w:pPr>
            <w:r>
              <w:rPr>
                <w:sz w:val="26"/>
                <w:szCs w:val="26"/>
              </w:rPr>
              <w:t>Varchar</w:t>
            </w:r>
          </w:p>
        </w:tc>
        <w:tc>
          <w:tcPr>
            <w:tcW w:w="966" w:type="dxa"/>
          </w:tcPr>
          <w:p w14:paraId="1F17BAB1" w14:textId="3507DD79" w:rsidR="005447E4" w:rsidRDefault="003366D8">
            <w:pPr>
              <w:spacing w:line="360" w:lineRule="auto"/>
              <w:rPr>
                <w:sz w:val="26"/>
                <w:szCs w:val="26"/>
              </w:rPr>
            </w:pPr>
            <w:r>
              <w:rPr>
                <w:sz w:val="26"/>
                <w:szCs w:val="26"/>
              </w:rPr>
              <w:t>100</w:t>
            </w:r>
          </w:p>
        </w:tc>
        <w:tc>
          <w:tcPr>
            <w:tcW w:w="808" w:type="dxa"/>
          </w:tcPr>
          <w:p w14:paraId="6C61D810" w14:textId="77777777" w:rsidR="005447E4" w:rsidRDefault="005447E4">
            <w:pPr>
              <w:spacing w:line="360" w:lineRule="auto"/>
              <w:rPr>
                <w:sz w:val="26"/>
                <w:szCs w:val="26"/>
              </w:rPr>
            </w:pPr>
          </w:p>
        </w:tc>
        <w:tc>
          <w:tcPr>
            <w:tcW w:w="2244" w:type="dxa"/>
          </w:tcPr>
          <w:p w14:paraId="00AACDC2" w14:textId="300B8F56" w:rsidR="005447E4" w:rsidRDefault="003366D8">
            <w:pPr>
              <w:spacing w:line="360" w:lineRule="auto"/>
              <w:rPr>
                <w:sz w:val="26"/>
                <w:szCs w:val="26"/>
              </w:rPr>
            </w:pPr>
            <w:r>
              <w:rPr>
                <w:sz w:val="26"/>
                <w:szCs w:val="26"/>
              </w:rPr>
              <w:t>Mật khẩu</w:t>
            </w:r>
          </w:p>
        </w:tc>
      </w:tr>
      <w:tr w:rsidR="005447E4" w14:paraId="7A80485E" w14:textId="77777777" w:rsidTr="003366D8">
        <w:tc>
          <w:tcPr>
            <w:tcW w:w="713" w:type="dxa"/>
          </w:tcPr>
          <w:p w14:paraId="4137CF7C" w14:textId="77777777" w:rsidR="005447E4" w:rsidRDefault="00000000">
            <w:pPr>
              <w:spacing w:line="360" w:lineRule="auto"/>
              <w:rPr>
                <w:sz w:val="26"/>
                <w:szCs w:val="26"/>
              </w:rPr>
            </w:pPr>
            <w:r>
              <w:rPr>
                <w:sz w:val="26"/>
                <w:szCs w:val="26"/>
              </w:rPr>
              <w:t>4</w:t>
            </w:r>
          </w:p>
        </w:tc>
        <w:tc>
          <w:tcPr>
            <w:tcW w:w="2325" w:type="dxa"/>
          </w:tcPr>
          <w:p w14:paraId="151F94F7" w14:textId="6BDF025D" w:rsidR="005447E4" w:rsidRDefault="003366D8">
            <w:pPr>
              <w:spacing w:line="360" w:lineRule="auto"/>
              <w:rPr>
                <w:sz w:val="26"/>
                <w:szCs w:val="26"/>
              </w:rPr>
            </w:pPr>
            <w:r>
              <w:rPr>
                <w:sz w:val="26"/>
                <w:szCs w:val="26"/>
              </w:rPr>
              <w:t>Email</w:t>
            </w:r>
          </w:p>
        </w:tc>
        <w:tc>
          <w:tcPr>
            <w:tcW w:w="1573" w:type="dxa"/>
          </w:tcPr>
          <w:p w14:paraId="77A2797B" w14:textId="77777777" w:rsidR="005447E4" w:rsidRDefault="00000000">
            <w:pPr>
              <w:spacing w:line="360" w:lineRule="auto"/>
              <w:rPr>
                <w:sz w:val="26"/>
                <w:szCs w:val="26"/>
              </w:rPr>
            </w:pPr>
            <w:r>
              <w:rPr>
                <w:sz w:val="26"/>
                <w:szCs w:val="26"/>
              </w:rPr>
              <w:t>Nvarchar</w:t>
            </w:r>
          </w:p>
        </w:tc>
        <w:tc>
          <w:tcPr>
            <w:tcW w:w="966" w:type="dxa"/>
          </w:tcPr>
          <w:p w14:paraId="2F1B54E7" w14:textId="6C7DC944" w:rsidR="005447E4" w:rsidRDefault="003366D8">
            <w:pPr>
              <w:spacing w:line="360" w:lineRule="auto"/>
              <w:rPr>
                <w:sz w:val="26"/>
                <w:szCs w:val="26"/>
              </w:rPr>
            </w:pPr>
            <w:r>
              <w:rPr>
                <w:sz w:val="26"/>
                <w:szCs w:val="26"/>
              </w:rPr>
              <w:t>100</w:t>
            </w:r>
          </w:p>
        </w:tc>
        <w:tc>
          <w:tcPr>
            <w:tcW w:w="808" w:type="dxa"/>
          </w:tcPr>
          <w:p w14:paraId="4694E714" w14:textId="77777777" w:rsidR="005447E4" w:rsidRDefault="005447E4">
            <w:pPr>
              <w:spacing w:line="360" w:lineRule="auto"/>
              <w:rPr>
                <w:sz w:val="26"/>
                <w:szCs w:val="26"/>
              </w:rPr>
            </w:pPr>
          </w:p>
        </w:tc>
        <w:tc>
          <w:tcPr>
            <w:tcW w:w="2244" w:type="dxa"/>
          </w:tcPr>
          <w:p w14:paraId="5971B6D7" w14:textId="7B7EA975" w:rsidR="005447E4" w:rsidRDefault="003366D8" w:rsidP="00573383">
            <w:pPr>
              <w:keepNext/>
              <w:spacing w:line="360" w:lineRule="auto"/>
              <w:rPr>
                <w:sz w:val="26"/>
                <w:szCs w:val="26"/>
              </w:rPr>
            </w:pPr>
            <w:r>
              <w:rPr>
                <w:sz w:val="26"/>
                <w:szCs w:val="26"/>
              </w:rPr>
              <w:t>Email người dùng</w:t>
            </w:r>
          </w:p>
        </w:tc>
      </w:tr>
    </w:tbl>
    <w:p w14:paraId="16752DE1" w14:textId="63E2A347" w:rsidR="00573383" w:rsidRDefault="00573383" w:rsidP="001C277D">
      <w:pPr>
        <w:pStyle w:val="Caption"/>
        <w:rPr>
          <w:ins w:id="399" w:author="ĐÀNG ANH MIN ROG" w:date="2023-06-11T00:36:00Z"/>
        </w:rPr>
      </w:pPr>
      <w:bookmarkStart w:id="400" w:name="_heading=h.3ygebqi" w:colFirst="0" w:colLast="0"/>
      <w:bookmarkStart w:id="401" w:name="_Toc153588146"/>
      <w:bookmarkStart w:id="402" w:name="_Toc136708256"/>
      <w:bookmarkEnd w:id="400"/>
      <w:r>
        <w:t xml:space="preserve">Bảng  </w:t>
      </w:r>
      <w:r w:rsidR="00000000">
        <w:fldChar w:fldCharType="begin"/>
      </w:r>
      <w:r w:rsidR="00000000">
        <w:instrText xml:space="preserve"> SEQ Bảng_ \* ARABIC </w:instrText>
      </w:r>
      <w:r w:rsidR="00000000">
        <w:fldChar w:fldCharType="separate"/>
      </w:r>
      <w:r w:rsidR="003E2725">
        <w:rPr>
          <w:noProof/>
        </w:rPr>
        <w:t>2</w:t>
      </w:r>
      <w:r w:rsidR="00000000">
        <w:rPr>
          <w:noProof/>
        </w:rPr>
        <w:fldChar w:fldCharType="end"/>
      </w:r>
      <w:r>
        <w:t xml:space="preserve">: </w:t>
      </w:r>
      <w:bookmarkStart w:id="403" w:name="_Toc153583785"/>
      <w:bookmarkStart w:id="404" w:name="_Toc153583787"/>
      <w:r>
        <w:t>User</w:t>
      </w:r>
      <w:bookmarkEnd w:id="401"/>
      <w:bookmarkEnd w:id="403"/>
      <w:bookmarkEnd w:id="404"/>
    </w:p>
    <w:p w14:paraId="6E0525E1" w14:textId="286DC99C" w:rsidR="00573383" w:rsidRDefault="00573383" w:rsidP="001C277D">
      <w:pPr>
        <w:pStyle w:val="Caption"/>
      </w:pPr>
    </w:p>
    <w:p w14:paraId="58E0C6A7" w14:textId="4671A919" w:rsidR="005447E4" w:rsidDel="00320DE0" w:rsidRDefault="00BD5FA5" w:rsidP="00320DE0">
      <w:pPr>
        <w:pStyle w:val="Caption"/>
        <w:rPr>
          <w:del w:id="405" w:author="ĐÀNG ANH MIN ROG" w:date="2023-06-11T00:36:00Z"/>
          <w:color w:val="44546A"/>
          <w:sz w:val="26"/>
          <w:szCs w:val="26"/>
        </w:rPr>
      </w:pPr>
      <w:del w:id="406" w:author="ĐÀNG ANH MIN ROG" w:date="2023-06-11T00:36:00Z">
        <w:r w:rsidDel="00320DE0">
          <w:lastRenderedPageBreak/>
          <w:delText xml:space="preserve">Bảng </w:delText>
        </w:r>
      </w:del>
      <w:del w:id="407" w:author="ĐÀNG ANH MIN ROG" w:date="2023-06-11T00:35:00Z">
        <w:r w:rsidDel="00320DE0">
          <w:fldChar w:fldCharType="begin"/>
        </w:r>
        <w:r w:rsidDel="00320DE0">
          <w:delInstrText xml:space="preserve"> SEQ Bảng \* ARABIC </w:delInstrText>
        </w:r>
        <w:r w:rsidDel="00320DE0">
          <w:fldChar w:fldCharType="separate"/>
        </w:r>
        <w:r w:rsidDel="00320DE0">
          <w:rPr>
            <w:noProof/>
          </w:rPr>
          <w:delText>2</w:delText>
        </w:r>
        <w:r w:rsidDel="00320DE0">
          <w:rPr>
            <w:noProof/>
          </w:rPr>
          <w:fldChar w:fldCharType="end"/>
        </w:r>
      </w:del>
      <w:del w:id="408" w:author="ĐÀNG ANH MIN ROG" w:date="2023-06-11T00:36:00Z">
        <w:r w:rsidDel="00320DE0">
          <w:delText xml:space="preserve">. </w:delText>
        </w:r>
        <w:r w:rsidRPr="0006132C" w:rsidDel="00320DE0">
          <w:delText>Product</w:delText>
        </w:r>
        <w:bookmarkStart w:id="409" w:name="_Toc153583266"/>
        <w:bookmarkStart w:id="410" w:name="_Toc153587607"/>
        <w:bookmarkStart w:id="411" w:name="_Toc153587691"/>
        <w:bookmarkStart w:id="412" w:name="_Toc153587933"/>
        <w:bookmarkStart w:id="413" w:name="_Toc154622295"/>
        <w:bookmarkStart w:id="414" w:name="_Toc154678613"/>
        <w:bookmarkEnd w:id="402"/>
        <w:bookmarkEnd w:id="409"/>
        <w:bookmarkEnd w:id="410"/>
        <w:bookmarkEnd w:id="411"/>
        <w:bookmarkEnd w:id="412"/>
        <w:bookmarkEnd w:id="413"/>
        <w:bookmarkEnd w:id="414"/>
      </w:del>
    </w:p>
    <w:p w14:paraId="3F2EC730" w14:textId="0DDB5C7A" w:rsidR="005447E4" w:rsidDel="00CE6393" w:rsidRDefault="00BD5FA5" w:rsidP="0078568E">
      <w:pPr>
        <w:pStyle w:val="Caption"/>
        <w:rPr>
          <w:del w:id="415" w:author="ĐÀNG ANH MIN ROG" w:date="2023-06-11T00:44:00Z"/>
          <w:b/>
          <w:sz w:val="26"/>
          <w:szCs w:val="26"/>
        </w:rPr>
      </w:pPr>
      <w:bookmarkStart w:id="416" w:name="_Toc136708265"/>
      <w:del w:id="417" w:author="ĐÀNG ANH MIN ROG" w:date="2023-06-11T00:44:00Z">
        <w:r w:rsidDel="00CE6393">
          <w:delText xml:space="preserve">Bảng </w:delText>
        </w:r>
      </w:del>
      <w:del w:id="418" w:author="ĐÀNG ANH MIN ROG" w:date="2023-06-11T00:35:00Z">
        <w:r w:rsidDel="00320DE0">
          <w:fldChar w:fldCharType="begin"/>
        </w:r>
        <w:r w:rsidDel="00320DE0">
          <w:delInstrText xml:space="preserve"> SEQ Bảng \* ARABIC </w:delInstrText>
        </w:r>
        <w:r w:rsidDel="00320DE0">
          <w:fldChar w:fldCharType="separate"/>
        </w:r>
        <w:r w:rsidDel="00320DE0">
          <w:rPr>
            <w:noProof/>
          </w:rPr>
          <w:delText>11</w:delText>
        </w:r>
        <w:r w:rsidDel="00320DE0">
          <w:rPr>
            <w:noProof/>
          </w:rPr>
          <w:fldChar w:fldCharType="end"/>
        </w:r>
      </w:del>
      <w:del w:id="419" w:author="ĐÀNG ANH MIN ROG" w:date="2023-06-11T00:44:00Z">
        <w:r w:rsidDel="00CE6393">
          <w:delText xml:space="preserve">. </w:delText>
        </w:r>
        <w:r w:rsidRPr="00BD53F3" w:rsidDel="00CE6393">
          <w:delText>Favorite</w:delText>
        </w:r>
        <w:bookmarkStart w:id="420" w:name="_Toc137358867"/>
        <w:bookmarkStart w:id="421" w:name="_Toc153583267"/>
        <w:bookmarkStart w:id="422" w:name="_Toc153587608"/>
        <w:bookmarkStart w:id="423" w:name="_Toc153587692"/>
        <w:bookmarkStart w:id="424" w:name="_Toc153587934"/>
        <w:bookmarkStart w:id="425" w:name="_Toc154622296"/>
        <w:bookmarkStart w:id="426" w:name="_Toc154678614"/>
        <w:bookmarkEnd w:id="416"/>
        <w:bookmarkEnd w:id="420"/>
        <w:bookmarkEnd w:id="421"/>
        <w:bookmarkEnd w:id="422"/>
        <w:bookmarkEnd w:id="423"/>
        <w:bookmarkEnd w:id="424"/>
        <w:bookmarkEnd w:id="425"/>
        <w:bookmarkEnd w:id="426"/>
      </w:del>
    </w:p>
    <w:p w14:paraId="009C5F6C" w14:textId="77777777" w:rsidR="005447E4" w:rsidRDefault="00000000" w:rsidP="006B0856">
      <w:pPr>
        <w:pStyle w:val="Heading2"/>
      </w:pPr>
      <w:bookmarkStart w:id="427" w:name="_heading=h.9cty2qa0cbq4" w:colFirst="0" w:colLast="0"/>
      <w:bookmarkStart w:id="428" w:name="_Toc153583268"/>
      <w:bookmarkStart w:id="429" w:name="_Toc153587693"/>
      <w:bookmarkStart w:id="430" w:name="_Toc154678615"/>
      <w:bookmarkEnd w:id="427"/>
      <w:r>
        <w:t>Giao diện Website</w:t>
      </w:r>
      <w:bookmarkEnd w:id="428"/>
      <w:bookmarkEnd w:id="429"/>
      <w:bookmarkEnd w:id="430"/>
    </w:p>
    <w:p w14:paraId="0A0563B1" w14:textId="5D42A669" w:rsidR="005447E4" w:rsidRDefault="00000000" w:rsidP="006B0856">
      <w:pPr>
        <w:pStyle w:val="Heading3"/>
      </w:pPr>
      <w:bookmarkStart w:id="431" w:name="_heading=h.dwiypojkw3k2" w:colFirst="0" w:colLast="0"/>
      <w:bookmarkStart w:id="432" w:name="_Toc153583269"/>
      <w:bookmarkStart w:id="433" w:name="_Toc153587694"/>
      <w:bookmarkStart w:id="434" w:name="_Toc154678616"/>
      <w:bookmarkEnd w:id="431"/>
      <w:r>
        <w:t>Các giai đoạn hoàn thành website:</w:t>
      </w:r>
      <w:bookmarkEnd w:id="432"/>
      <w:bookmarkEnd w:id="433"/>
      <w:bookmarkEnd w:id="434"/>
    </w:p>
    <w:p w14:paraId="7E2DCBAE" w14:textId="7F9326B4" w:rsidR="002D05F8" w:rsidRDefault="00000000">
      <w:pPr>
        <w:ind w:firstLine="720"/>
        <w:jc w:val="both"/>
        <w:rPr>
          <w:sz w:val="26"/>
          <w:szCs w:val="26"/>
        </w:rPr>
      </w:pPr>
      <w:bookmarkStart w:id="435" w:name="_heading=h.g06ams88q9nx" w:colFirst="0" w:colLast="0"/>
      <w:bookmarkEnd w:id="435"/>
      <w:r>
        <w:rPr>
          <w:sz w:val="26"/>
          <w:szCs w:val="26"/>
        </w:rPr>
        <w:t xml:space="preserve">Giai đoạn 1. Tìm hiểu đề tài, thu thập và phân tích yêu cầu của khách hàng. Điều này bao gồm việc xác định chức năng, giao diện, tính năng đặc biệt và yêu cầu kỹ thuật của website </w:t>
      </w:r>
      <w:r w:rsidR="002D05F8" w:rsidRPr="002D05F8">
        <w:rPr>
          <w:sz w:val="26"/>
          <w:szCs w:val="26"/>
        </w:rPr>
        <w:t>phân tích và dự đoán chi tiêu cá nhân</w:t>
      </w:r>
      <w:r w:rsidR="002D05F8">
        <w:rPr>
          <w:sz w:val="26"/>
          <w:szCs w:val="26"/>
        </w:rPr>
        <w:t>.</w:t>
      </w:r>
    </w:p>
    <w:p w14:paraId="7F85A739" w14:textId="011BF69B" w:rsidR="005447E4" w:rsidRDefault="00000000" w:rsidP="002D05F8">
      <w:pPr>
        <w:ind w:firstLine="720"/>
        <w:jc w:val="both"/>
        <w:rPr>
          <w:sz w:val="26"/>
          <w:szCs w:val="26"/>
        </w:rPr>
      </w:pPr>
      <w:r>
        <w:rPr>
          <w:sz w:val="26"/>
          <w:szCs w:val="26"/>
        </w:rPr>
        <w:t xml:space="preserve">Giai đoạn 2. </w:t>
      </w:r>
      <w:del w:id="436" w:author="ĐÀNG ANH MIN ROG" w:date="2023-06-11T00:50:00Z">
        <w:r w:rsidDel="00D859EA">
          <w:rPr>
            <w:sz w:val="26"/>
            <w:szCs w:val="26"/>
          </w:rPr>
          <w:delText xml:space="preserve"> </w:delText>
        </w:r>
      </w:del>
      <w:r>
        <w:rPr>
          <w:sz w:val="26"/>
          <w:szCs w:val="26"/>
        </w:rPr>
        <w:t xml:space="preserve">Thiết kế: Tạo ra bản thiết kế giao diện cho website. Điều này bao gồm thiết kế trang chủ, các trang </w:t>
      </w:r>
      <w:r w:rsidR="002D05F8">
        <w:rPr>
          <w:sz w:val="26"/>
          <w:szCs w:val="26"/>
        </w:rPr>
        <w:t>đăng ký, đăng nhập, trang upload, trang dự đoán</w:t>
      </w:r>
      <w:r>
        <w:rPr>
          <w:sz w:val="26"/>
          <w:szCs w:val="26"/>
        </w:rPr>
        <w:t xml:space="preserve">, và các trang khác liên quan. Thiết kế cũng bao gồm việc xác định cấu trúc thông tin, sơ đồ dữ liệu và quy trình </w:t>
      </w:r>
      <w:r w:rsidR="002D05F8">
        <w:rPr>
          <w:sz w:val="26"/>
          <w:szCs w:val="26"/>
        </w:rPr>
        <w:t>upload hóa đơn</w:t>
      </w:r>
      <w:r>
        <w:rPr>
          <w:sz w:val="26"/>
          <w:szCs w:val="26"/>
        </w:rPr>
        <w:t>.</w:t>
      </w:r>
    </w:p>
    <w:p w14:paraId="456D2ED4" w14:textId="77777777" w:rsidR="005447E4" w:rsidRDefault="00000000">
      <w:pPr>
        <w:ind w:firstLine="720"/>
        <w:jc w:val="both"/>
        <w:rPr>
          <w:sz w:val="26"/>
          <w:szCs w:val="26"/>
        </w:rPr>
        <w:pPrChange w:id="437" w:author="ĐÀNG ANH MIN ROG" w:date="2023-06-11T00:50:00Z">
          <w:pPr>
            <w:numPr>
              <w:numId w:val="5"/>
            </w:numPr>
            <w:ind w:left="720" w:hanging="360"/>
            <w:jc w:val="both"/>
          </w:pPr>
        </w:pPrChange>
      </w:pPr>
      <w:bookmarkStart w:id="438" w:name="_heading=h.ob03yjqlbbf9" w:colFirst="0" w:colLast="0"/>
      <w:bookmarkEnd w:id="438"/>
      <w:r>
        <w:rPr>
          <w:sz w:val="26"/>
          <w:szCs w:val="26"/>
        </w:rPr>
        <w:t>Giai đoạn 3. Phát triển frontend: Xây dựng giao diện người dùng (frontend) của website. Sử dụng các ngôn ngữ và công cụ như HTML, CSS và JavaScript để tạo ra các trang web tương tác và hấp dẫn.</w:t>
      </w:r>
    </w:p>
    <w:p w14:paraId="08AA59A7" w14:textId="18824113" w:rsidR="005447E4" w:rsidRDefault="00000000">
      <w:pPr>
        <w:ind w:firstLine="720"/>
        <w:jc w:val="both"/>
        <w:rPr>
          <w:sz w:val="26"/>
          <w:szCs w:val="26"/>
        </w:rPr>
        <w:pPrChange w:id="439" w:author="ĐÀNG ANH MIN ROG" w:date="2023-06-11T00:50:00Z">
          <w:pPr>
            <w:numPr>
              <w:numId w:val="5"/>
            </w:numPr>
            <w:ind w:left="720" w:hanging="360"/>
            <w:jc w:val="both"/>
          </w:pPr>
        </w:pPrChange>
      </w:pPr>
      <w:bookmarkStart w:id="440" w:name="_heading=h.kfbmpqwajhmn" w:colFirst="0" w:colLast="0"/>
      <w:bookmarkEnd w:id="440"/>
      <w:r>
        <w:rPr>
          <w:sz w:val="26"/>
          <w:szCs w:val="26"/>
        </w:rPr>
        <w:t xml:space="preserve">Giai đoạn 4. Phát triển backend: Xây dựng hệ thống backend của website </w:t>
      </w:r>
      <w:r w:rsidR="002D05F8" w:rsidRPr="002D05F8">
        <w:rPr>
          <w:sz w:val="26"/>
          <w:szCs w:val="26"/>
        </w:rPr>
        <w:t>phân tích và dự đoán chi tiêu cá nhân</w:t>
      </w:r>
      <w:r>
        <w:rPr>
          <w:sz w:val="26"/>
          <w:szCs w:val="26"/>
        </w:rPr>
        <w:t xml:space="preserve">. Điều này bao gồm việc lập trình các chức năng đăng nhập, đăng ký, quản lý </w:t>
      </w:r>
      <w:r w:rsidR="002D05F8">
        <w:rPr>
          <w:sz w:val="26"/>
          <w:szCs w:val="26"/>
        </w:rPr>
        <w:t>người dùng</w:t>
      </w:r>
      <w:r>
        <w:rPr>
          <w:sz w:val="26"/>
          <w:szCs w:val="26"/>
        </w:rPr>
        <w:t>, quản lý</w:t>
      </w:r>
      <w:r w:rsidR="002D05F8">
        <w:rPr>
          <w:sz w:val="26"/>
          <w:szCs w:val="26"/>
        </w:rPr>
        <w:t xml:space="preserve"> hóa đơn,</w:t>
      </w:r>
      <w:r>
        <w:rPr>
          <w:sz w:val="26"/>
          <w:szCs w:val="26"/>
        </w:rPr>
        <w:t xml:space="preserve"> xử lý và tích hợp với các hệ thống </w:t>
      </w:r>
      <w:r w:rsidR="002D05F8">
        <w:rPr>
          <w:sz w:val="26"/>
          <w:szCs w:val="26"/>
        </w:rPr>
        <w:t>dự đoán.</w:t>
      </w:r>
    </w:p>
    <w:p w14:paraId="0A3E1EF5" w14:textId="19A753A0" w:rsidR="005447E4" w:rsidRDefault="00000000">
      <w:pPr>
        <w:ind w:firstLine="720"/>
        <w:jc w:val="both"/>
        <w:rPr>
          <w:sz w:val="26"/>
          <w:szCs w:val="26"/>
        </w:rPr>
        <w:pPrChange w:id="441" w:author="ĐÀNG ANH MIN ROG" w:date="2023-06-11T00:50:00Z">
          <w:pPr>
            <w:numPr>
              <w:numId w:val="5"/>
            </w:numPr>
            <w:ind w:left="720" w:hanging="360"/>
            <w:jc w:val="both"/>
          </w:pPr>
        </w:pPrChange>
      </w:pPr>
      <w:bookmarkStart w:id="442" w:name="_heading=h.guqu3wmzrc8o" w:colFirst="0" w:colLast="0"/>
      <w:bookmarkEnd w:id="442"/>
      <w:r>
        <w:rPr>
          <w:sz w:val="26"/>
          <w:szCs w:val="26"/>
        </w:rPr>
        <w:t xml:space="preserve">Giai đoạn 5. Xây dựng cơ sở dữ liệu: Một website </w:t>
      </w:r>
      <w:r w:rsidR="002D05F8" w:rsidRPr="002D05F8">
        <w:rPr>
          <w:sz w:val="26"/>
          <w:szCs w:val="26"/>
        </w:rPr>
        <w:t>phân tích và dự đoán chi tiêu cá nhân</w:t>
      </w:r>
      <w:r w:rsidR="002D05F8">
        <w:rPr>
          <w:sz w:val="26"/>
          <w:szCs w:val="26"/>
        </w:rPr>
        <w:t xml:space="preserve"> thường </w:t>
      </w:r>
      <w:r>
        <w:rPr>
          <w:sz w:val="26"/>
          <w:szCs w:val="26"/>
        </w:rPr>
        <w:t xml:space="preserve">cần một cơ sở dữ liệu để lưu trữ thông tin </w:t>
      </w:r>
      <w:r w:rsidR="002D05F8">
        <w:rPr>
          <w:sz w:val="26"/>
          <w:szCs w:val="26"/>
        </w:rPr>
        <w:t>hóa đơn</w:t>
      </w:r>
      <w:r>
        <w:rPr>
          <w:sz w:val="26"/>
          <w:szCs w:val="26"/>
        </w:rPr>
        <w:t xml:space="preserve">, thông tin </w:t>
      </w:r>
      <w:r w:rsidR="002D05F8">
        <w:rPr>
          <w:sz w:val="26"/>
          <w:szCs w:val="26"/>
        </w:rPr>
        <w:t>người dùng</w:t>
      </w:r>
      <w:r>
        <w:rPr>
          <w:sz w:val="26"/>
          <w:szCs w:val="26"/>
        </w:rPr>
        <w:t xml:space="preserve"> và các giao dịch. Giai đoạn này liên quan đến thiết kế và triển khai cơ sở dữ liệu, bao gồm việc tạo bảng, quan hệ, chỉ mục và các truy vấn cần thiết.</w:t>
      </w:r>
    </w:p>
    <w:p w14:paraId="0C3654D4" w14:textId="754987AE" w:rsidR="005447E4" w:rsidRDefault="00000000">
      <w:pPr>
        <w:ind w:firstLine="720"/>
        <w:jc w:val="both"/>
        <w:rPr>
          <w:sz w:val="26"/>
          <w:szCs w:val="26"/>
        </w:rPr>
        <w:pPrChange w:id="443" w:author="ĐÀNG ANH MIN ROG" w:date="2023-06-11T00:50:00Z">
          <w:pPr>
            <w:numPr>
              <w:numId w:val="5"/>
            </w:numPr>
            <w:ind w:left="720" w:hanging="360"/>
            <w:jc w:val="both"/>
          </w:pPr>
        </w:pPrChange>
      </w:pPr>
      <w:bookmarkStart w:id="444" w:name="_heading=h.pj523cypiwky" w:colFirst="0" w:colLast="0"/>
      <w:bookmarkEnd w:id="444"/>
      <w:r>
        <w:rPr>
          <w:sz w:val="26"/>
          <w:szCs w:val="26"/>
        </w:rPr>
        <w:t xml:space="preserve">Giai đoạn 6. Kiểm thử và gỡ lỗi: Sau khi hoàn thành phát triển, website </w:t>
      </w:r>
      <w:r w:rsidR="002D05F8" w:rsidRPr="002D05F8">
        <w:rPr>
          <w:sz w:val="26"/>
          <w:szCs w:val="26"/>
        </w:rPr>
        <w:t>phân tích và dự đoán chi tiêu cá nhân</w:t>
      </w:r>
      <w:r w:rsidR="002D05F8">
        <w:rPr>
          <w:sz w:val="26"/>
          <w:szCs w:val="26"/>
        </w:rPr>
        <w:t xml:space="preserve"> </w:t>
      </w:r>
      <w:r>
        <w:rPr>
          <w:sz w:val="26"/>
          <w:szCs w:val="26"/>
        </w:rPr>
        <w:t>cần được kiểm thử và gỡ lỗi để đảm bảo tính ổn định và chất lượng. Các kiểm thử bao gồm kiểm thử chức năng, kiểm thử tương thích và kiểm thử hiệu năng.</w:t>
      </w:r>
    </w:p>
    <w:p w14:paraId="1B6108DB" w14:textId="6619FDD6" w:rsidR="005447E4" w:rsidRDefault="00000000" w:rsidP="006B0856">
      <w:pPr>
        <w:pStyle w:val="Heading3"/>
      </w:pPr>
      <w:bookmarkStart w:id="445" w:name="_heading=h.kxjczitjuwoe" w:colFirst="0" w:colLast="0"/>
      <w:bookmarkStart w:id="446" w:name="_Toc153583270"/>
      <w:bookmarkStart w:id="447" w:name="_Toc153587695"/>
      <w:bookmarkStart w:id="448" w:name="_Toc154678617"/>
      <w:bookmarkEnd w:id="445"/>
      <w:r>
        <w:t>Giao diện người dùng:</w:t>
      </w:r>
      <w:bookmarkEnd w:id="446"/>
      <w:bookmarkEnd w:id="447"/>
      <w:bookmarkEnd w:id="448"/>
    </w:p>
    <w:p w14:paraId="749D8A1B" w14:textId="237D485A" w:rsidR="005447E4" w:rsidRDefault="00000000" w:rsidP="006B0856">
      <w:pPr>
        <w:pStyle w:val="Heading4"/>
      </w:pPr>
      <w:bookmarkStart w:id="449" w:name="_heading=h.17n3falgci46" w:colFirst="0" w:colLast="0"/>
      <w:bookmarkEnd w:id="449"/>
      <w:r>
        <w:t>Trang chủ:</w:t>
      </w:r>
    </w:p>
    <w:p w14:paraId="5AC811C3" w14:textId="28B41C3A" w:rsidR="005447E4" w:rsidRDefault="00000000">
      <w:pPr>
        <w:ind w:firstLine="720"/>
        <w:jc w:val="both"/>
        <w:rPr>
          <w:sz w:val="26"/>
          <w:szCs w:val="26"/>
        </w:rPr>
        <w:pPrChange w:id="450" w:author="ĐÀNG ANH MIN ROG" w:date="2023-06-11T03:01:00Z">
          <w:pPr>
            <w:numPr>
              <w:numId w:val="1"/>
            </w:numPr>
            <w:ind w:left="720" w:hanging="360"/>
            <w:jc w:val="both"/>
          </w:pPr>
        </w:pPrChange>
      </w:pPr>
      <w:r>
        <w:rPr>
          <w:sz w:val="26"/>
          <w:szCs w:val="26"/>
        </w:rPr>
        <w:lastRenderedPageBreak/>
        <w:t xml:space="preserve">Khi </w:t>
      </w:r>
      <w:r w:rsidR="002D05F8">
        <w:rPr>
          <w:sz w:val="26"/>
          <w:szCs w:val="26"/>
        </w:rPr>
        <w:t>người dùng</w:t>
      </w:r>
      <w:r>
        <w:rPr>
          <w:sz w:val="26"/>
          <w:szCs w:val="26"/>
        </w:rPr>
        <w:t xml:space="preserve"> truy cập vào trang web, họ sẽ thấy trang chủ với một thanh điều hướng rõ ràng, bao gồm các chức năng như đăng nhập, đăng ký, </w:t>
      </w:r>
      <w:r w:rsidR="00280AE1">
        <w:rPr>
          <w:sz w:val="26"/>
          <w:szCs w:val="26"/>
        </w:rPr>
        <w:t xml:space="preserve">AI, </w:t>
      </w:r>
      <w:r>
        <w:rPr>
          <w:sz w:val="26"/>
          <w:szCs w:val="26"/>
        </w:rPr>
        <w:t xml:space="preserve">và trang </w:t>
      </w:r>
      <w:r w:rsidR="00280AE1">
        <w:rPr>
          <w:sz w:val="26"/>
          <w:szCs w:val="26"/>
        </w:rPr>
        <w:t>về chúng tôi</w:t>
      </w:r>
      <w:r>
        <w:rPr>
          <w:sz w:val="26"/>
          <w:szCs w:val="26"/>
        </w:rPr>
        <w:t>.</w:t>
      </w:r>
    </w:p>
    <w:p w14:paraId="485E4BAB" w14:textId="55C800B8" w:rsidR="005447E4" w:rsidRDefault="00000000">
      <w:pPr>
        <w:ind w:firstLine="720"/>
        <w:jc w:val="both"/>
        <w:rPr>
          <w:sz w:val="26"/>
          <w:szCs w:val="26"/>
        </w:rPr>
        <w:pPrChange w:id="451" w:author="ĐÀNG ANH MIN ROG" w:date="2023-06-11T03:05:00Z">
          <w:pPr>
            <w:numPr>
              <w:numId w:val="1"/>
            </w:numPr>
            <w:ind w:left="720" w:hanging="360"/>
            <w:jc w:val="both"/>
          </w:pPr>
        </w:pPrChange>
      </w:pPr>
      <w:r>
        <w:rPr>
          <w:sz w:val="26"/>
          <w:szCs w:val="26"/>
        </w:rPr>
        <w:t xml:space="preserve">Người dùng có thể dễ dàng </w:t>
      </w:r>
      <w:r w:rsidR="00280AE1">
        <w:rPr>
          <w:sz w:val="26"/>
          <w:szCs w:val="26"/>
        </w:rPr>
        <w:t>đăng nhập, đăng ký tài khoản để truy cập vào trang chính.</w:t>
      </w:r>
    </w:p>
    <w:p w14:paraId="11AC3100" w14:textId="394C7C71" w:rsidR="005447E4" w:rsidRDefault="00000000">
      <w:pPr>
        <w:ind w:firstLine="720"/>
        <w:jc w:val="both"/>
        <w:rPr>
          <w:sz w:val="26"/>
          <w:szCs w:val="26"/>
        </w:rPr>
      </w:pPr>
      <w:r>
        <w:rPr>
          <w:sz w:val="26"/>
          <w:szCs w:val="26"/>
        </w:rPr>
        <w:t xml:space="preserve">Cuối cùng, ở chân trang, người dùng có thể tìm thấy các thông tin cơ bản về </w:t>
      </w:r>
      <w:r w:rsidR="00280AE1">
        <w:rPr>
          <w:sz w:val="26"/>
          <w:szCs w:val="26"/>
        </w:rPr>
        <w:t>Website TechAI</w:t>
      </w:r>
      <w:r>
        <w:rPr>
          <w:sz w:val="26"/>
          <w:szCs w:val="26"/>
        </w:rPr>
        <w:t>.</w:t>
      </w:r>
    </w:p>
    <w:p w14:paraId="4DF8F637" w14:textId="77777777" w:rsidR="00573383" w:rsidRDefault="00280AE1" w:rsidP="00573383">
      <w:pPr>
        <w:keepNext/>
        <w:ind w:firstLine="720"/>
        <w:jc w:val="both"/>
      </w:pPr>
      <w:r w:rsidRPr="00280AE1">
        <w:rPr>
          <w:noProof/>
          <w:sz w:val="26"/>
          <w:szCs w:val="26"/>
        </w:rPr>
        <w:drawing>
          <wp:inline distT="0" distB="0" distL="0" distR="0" wp14:anchorId="27B0EDF6" wp14:editId="7508A081">
            <wp:extent cx="5355771" cy="3572910"/>
            <wp:effectExtent l="0" t="0" r="0" b="8890"/>
            <wp:docPr id="139963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30250" name=""/>
                    <pic:cNvPicPr/>
                  </pic:nvPicPr>
                  <pic:blipFill>
                    <a:blip r:embed="rId23"/>
                    <a:stretch>
                      <a:fillRect/>
                    </a:stretch>
                  </pic:blipFill>
                  <pic:spPr>
                    <a:xfrm>
                      <a:off x="0" y="0"/>
                      <a:ext cx="5358242" cy="3574558"/>
                    </a:xfrm>
                    <a:prstGeom prst="rect">
                      <a:avLst/>
                    </a:prstGeom>
                  </pic:spPr>
                </pic:pic>
              </a:graphicData>
            </a:graphic>
          </wp:inline>
        </w:drawing>
      </w:r>
    </w:p>
    <w:p w14:paraId="5A91B1C1" w14:textId="14093A01" w:rsidR="00280AE1" w:rsidRDefault="00573383" w:rsidP="001C277D">
      <w:pPr>
        <w:pStyle w:val="Caption"/>
        <w:rPr>
          <w:sz w:val="26"/>
          <w:szCs w:val="26"/>
        </w:rPr>
      </w:pPr>
      <w:bookmarkStart w:id="452" w:name="_Toc154678702"/>
      <w:r>
        <w:t xml:space="preserve">Hình  </w:t>
      </w:r>
      <w:r w:rsidR="00000000">
        <w:fldChar w:fldCharType="begin"/>
      </w:r>
      <w:r w:rsidR="00000000">
        <w:instrText xml:space="preserve"> SEQ Hình_ \* ARABIC </w:instrText>
      </w:r>
      <w:r w:rsidR="00000000">
        <w:fldChar w:fldCharType="separate"/>
      </w:r>
      <w:r w:rsidR="003E2725">
        <w:rPr>
          <w:noProof/>
        </w:rPr>
        <w:t>8</w:t>
      </w:r>
      <w:r w:rsidR="00000000">
        <w:rPr>
          <w:noProof/>
        </w:rPr>
        <w:fldChar w:fldCharType="end"/>
      </w:r>
      <w:r>
        <w:t>: Giao diện Trang chủ</w:t>
      </w:r>
      <w:bookmarkEnd w:id="452"/>
    </w:p>
    <w:p w14:paraId="498E821F" w14:textId="0BCFE7B6" w:rsidR="005447E4" w:rsidRDefault="00000000" w:rsidP="006B0856">
      <w:pPr>
        <w:pStyle w:val="Heading4"/>
      </w:pPr>
      <w:r>
        <w:t>Đăng ký, đăng nhập:</w:t>
      </w:r>
    </w:p>
    <w:p w14:paraId="7B22B8F3" w14:textId="77777777" w:rsidR="005447E4" w:rsidRDefault="00000000">
      <w:pPr>
        <w:ind w:firstLine="720"/>
        <w:jc w:val="both"/>
        <w:rPr>
          <w:sz w:val="26"/>
          <w:szCs w:val="26"/>
        </w:rPr>
        <w:pPrChange w:id="453" w:author="ĐÀNG ANH MIN ROG" w:date="2023-06-11T03:06:00Z">
          <w:pPr>
            <w:ind w:left="720" w:firstLine="720"/>
            <w:jc w:val="both"/>
          </w:pPr>
        </w:pPrChange>
      </w:pPr>
      <w:r>
        <w:rPr>
          <w:sz w:val="26"/>
          <w:szCs w:val="26"/>
        </w:rPr>
        <w:t>Khi người dùng nhấp vào nút "Đăng nhập" trên trang menu, họ sẽ được chuyển hướng đến trang đăng nhập vào hệ thống. Tại đây, người dùng sẽ cần điền thông tin tài khoản của mình vào các trường tương ứng. Nếu người dùng nhập sai hoặc bỏ trống thông tin, hệ thống sẽ từ chối đăng nhập và thông báo cho người dùng rằng tên đăng nhập hoặc mật khẩu không chính xác.</w:t>
      </w:r>
    </w:p>
    <w:p w14:paraId="7E1E2C5F" w14:textId="77777777" w:rsidR="005447E4" w:rsidRDefault="00000000">
      <w:pPr>
        <w:ind w:firstLine="720"/>
        <w:jc w:val="both"/>
        <w:rPr>
          <w:sz w:val="26"/>
          <w:szCs w:val="26"/>
        </w:rPr>
        <w:pPrChange w:id="454" w:author="ĐÀNG ANH MIN ROG" w:date="2023-06-11T03:06:00Z">
          <w:pPr>
            <w:ind w:left="720" w:firstLine="720"/>
            <w:jc w:val="both"/>
          </w:pPr>
        </w:pPrChange>
      </w:pPr>
      <w:r>
        <w:rPr>
          <w:sz w:val="26"/>
          <w:szCs w:val="26"/>
        </w:rPr>
        <w:lastRenderedPageBreak/>
        <w:t>Nếu người dùng nhập đúng thông tin và nhấp vào nút "Đăng nhập", hệ thống sẽ kiểm tra thông tin và chuyển hướng người dùng đến trang chủ của trang web. Tại đây, khách hàng có thể sử dụng đầy đủ các chức năng của hệ thống.</w:t>
      </w:r>
    </w:p>
    <w:p w14:paraId="204C88C8" w14:textId="77777777" w:rsidR="005447E4" w:rsidRDefault="00000000">
      <w:pPr>
        <w:ind w:firstLine="720"/>
        <w:jc w:val="both"/>
        <w:rPr>
          <w:sz w:val="26"/>
          <w:szCs w:val="26"/>
        </w:rPr>
        <w:pPrChange w:id="455" w:author="ĐÀNG ANH MIN ROG" w:date="2023-06-11T03:07:00Z">
          <w:pPr>
            <w:ind w:left="720" w:firstLine="720"/>
            <w:jc w:val="both"/>
          </w:pPr>
        </w:pPrChange>
      </w:pPr>
      <w:r>
        <w:rPr>
          <w:sz w:val="26"/>
          <w:szCs w:val="26"/>
        </w:rPr>
        <w:t>Nếu người dùng chưa có tài khoản, họ có thể nhấp vào nút "Đăng ký" để tạo tài khoản mới. Người dùng sẽ điền đầy đủ các thông tin yêu cầu. Nếu người dùng nhập không đúng định dạng hoặc bỏ trống thông tin, hệ thống sẽ từ chối việc đăng ký và thông báo lỗi tương ứng. Sau khi nhập đầy đủ thông tin và nhấp vào nút "Đăng ký", hệ thống sẽ kiểm tra xem người dùng đã tồn tại trong cơ sở dữ liệu chưa. Nếu chưa tồn tại, hệ thống cho phép người dùng đăng ký. Trong trường hợp đã tồn tại, hệ thống sẽ thông báo rằng tài khoản đã có trong cơ sở dữ liệu.</w:t>
      </w:r>
    </w:p>
    <w:p w14:paraId="036A0D26" w14:textId="2046CF66" w:rsidR="00573383" w:rsidRDefault="00506DDD" w:rsidP="00573383">
      <w:pPr>
        <w:keepNext/>
      </w:pPr>
      <w:r w:rsidRPr="00506DDD">
        <w:drawing>
          <wp:inline distT="0" distB="0" distL="0" distR="0" wp14:anchorId="578F2FD4" wp14:editId="47DD3234">
            <wp:extent cx="6151880" cy="4394835"/>
            <wp:effectExtent l="0" t="0" r="1270" b="5715"/>
            <wp:docPr id="484208874"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08874" name="Picture 1" descr="A screenshot of a login form&#10;&#10;Description automatically generated"/>
                    <pic:cNvPicPr/>
                  </pic:nvPicPr>
                  <pic:blipFill>
                    <a:blip r:embed="rId24"/>
                    <a:stretch>
                      <a:fillRect/>
                    </a:stretch>
                  </pic:blipFill>
                  <pic:spPr>
                    <a:xfrm>
                      <a:off x="0" y="0"/>
                      <a:ext cx="6151880" cy="4394835"/>
                    </a:xfrm>
                    <a:prstGeom prst="rect">
                      <a:avLst/>
                    </a:prstGeom>
                  </pic:spPr>
                </pic:pic>
              </a:graphicData>
            </a:graphic>
          </wp:inline>
        </w:drawing>
      </w:r>
    </w:p>
    <w:p w14:paraId="4D0CCACA" w14:textId="05ADAE04" w:rsidR="00BD5FA5" w:rsidRDefault="00573383" w:rsidP="001C277D">
      <w:pPr>
        <w:pStyle w:val="Caption"/>
        <w:pPrChange w:id="456" w:author="ĐÀNG ANH MIN ROG" w:date="2023-06-11T03:07:00Z">
          <w:pPr>
            <w:keepNext/>
            <w:ind w:left="720" w:firstLine="720"/>
          </w:pPr>
        </w:pPrChange>
      </w:pPr>
      <w:bookmarkStart w:id="457" w:name="_Toc154678703"/>
      <w:r>
        <w:t xml:space="preserve">Hình  </w:t>
      </w:r>
      <w:r w:rsidR="00000000">
        <w:fldChar w:fldCharType="begin"/>
      </w:r>
      <w:r w:rsidR="00000000">
        <w:instrText xml:space="preserve"> SEQ Hình_ \* ARABIC </w:instrText>
      </w:r>
      <w:r w:rsidR="00000000">
        <w:fldChar w:fldCharType="separate"/>
      </w:r>
      <w:r w:rsidR="003E2725">
        <w:rPr>
          <w:noProof/>
        </w:rPr>
        <w:t>9</w:t>
      </w:r>
      <w:r w:rsidR="00000000">
        <w:rPr>
          <w:noProof/>
        </w:rPr>
        <w:fldChar w:fldCharType="end"/>
      </w:r>
      <w:r>
        <w:t>: Giao diện trang Đăng Nhập</w:t>
      </w:r>
      <w:bookmarkEnd w:id="457"/>
    </w:p>
    <w:p w14:paraId="611BD464" w14:textId="04006C5F" w:rsidR="00573383" w:rsidRDefault="00506DDD" w:rsidP="00573383">
      <w:pPr>
        <w:keepNext/>
        <w:ind w:hanging="11"/>
      </w:pPr>
      <w:r w:rsidRPr="00506DDD">
        <w:lastRenderedPageBreak/>
        <w:drawing>
          <wp:inline distT="0" distB="0" distL="0" distR="0" wp14:anchorId="1F4A1DC1" wp14:editId="4E580B02">
            <wp:extent cx="6151880" cy="4408805"/>
            <wp:effectExtent l="0" t="0" r="1270" b="0"/>
            <wp:docPr id="719257222"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57222" name="Picture 1" descr="A screenshot of a login form&#10;&#10;Description automatically generated"/>
                    <pic:cNvPicPr/>
                  </pic:nvPicPr>
                  <pic:blipFill>
                    <a:blip r:embed="rId25"/>
                    <a:stretch>
                      <a:fillRect/>
                    </a:stretch>
                  </pic:blipFill>
                  <pic:spPr>
                    <a:xfrm>
                      <a:off x="0" y="0"/>
                      <a:ext cx="6151880" cy="4408805"/>
                    </a:xfrm>
                    <a:prstGeom prst="rect">
                      <a:avLst/>
                    </a:prstGeom>
                  </pic:spPr>
                </pic:pic>
              </a:graphicData>
            </a:graphic>
          </wp:inline>
        </w:drawing>
      </w:r>
    </w:p>
    <w:p w14:paraId="6F73B262" w14:textId="3241D8C4" w:rsidR="00BD5FA5" w:rsidRDefault="00573383" w:rsidP="001C277D">
      <w:pPr>
        <w:pStyle w:val="Caption"/>
        <w:pPrChange w:id="458" w:author="ĐÀNG ANH MIN ROG" w:date="2023-06-11T03:08:00Z">
          <w:pPr>
            <w:keepNext/>
            <w:ind w:left="720" w:firstLine="720"/>
          </w:pPr>
        </w:pPrChange>
      </w:pPr>
      <w:bookmarkStart w:id="459" w:name="_Toc154678704"/>
      <w:r>
        <w:t xml:space="preserve">Hình  </w:t>
      </w:r>
      <w:r w:rsidR="00000000">
        <w:fldChar w:fldCharType="begin"/>
      </w:r>
      <w:r w:rsidR="00000000">
        <w:instrText xml:space="preserve"> SEQ Hình_ \* ARABIC </w:instrText>
      </w:r>
      <w:r w:rsidR="00000000">
        <w:fldChar w:fldCharType="separate"/>
      </w:r>
      <w:r w:rsidR="003E2725">
        <w:rPr>
          <w:noProof/>
        </w:rPr>
        <w:t>10</w:t>
      </w:r>
      <w:r w:rsidR="00000000">
        <w:rPr>
          <w:noProof/>
        </w:rPr>
        <w:fldChar w:fldCharType="end"/>
      </w:r>
      <w:r>
        <w:t>: Giao diện trang Đăng ký</w:t>
      </w:r>
      <w:bookmarkEnd w:id="459"/>
    </w:p>
    <w:p w14:paraId="42C59516" w14:textId="65C64FE0" w:rsidR="005447E4" w:rsidRDefault="00000000" w:rsidP="006B0856">
      <w:pPr>
        <w:pStyle w:val="Heading4"/>
      </w:pPr>
      <w:r>
        <w:t xml:space="preserve">Trang </w:t>
      </w:r>
      <w:r w:rsidR="00280AE1">
        <w:t>upload hóa đơn</w:t>
      </w:r>
      <w:r>
        <w:t xml:space="preserve">: </w:t>
      </w:r>
    </w:p>
    <w:p w14:paraId="5CBEF53B" w14:textId="41E655EF" w:rsidR="00280AE1" w:rsidRPr="00BE663D" w:rsidRDefault="00280AE1" w:rsidP="00280AE1">
      <w:pPr>
        <w:jc w:val="left"/>
        <w:rPr>
          <w:sz w:val="26"/>
          <w:szCs w:val="26"/>
        </w:rPr>
      </w:pPr>
      <w:r w:rsidRPr="00BE663D">
        <w:rPr>
          <w:sz w:val="26"/>
          <w:szCs w:val="26"/>
        </w:rPr>
        <w:t>Tại trang này, người dùng sẽ upload các hóa đơn tiền nước hàng tháng của mình vào. Sau khi người dùng bấm tải hóa đơn lên, sẽ tự động đọc nội dung từ hóa đơn.</w:t>
      </w:r>
    </w:p>
    <w:p w14:paraId="6C395873" w14:textId="1FF6DF4E" w:rsidR="00280AE1" w:rsidRPr="00BE663D" w:rsidRDefault="00280AE1" w:rsidP="00280AE1">
      <w:pPr>
        <w:jc w:val="left"/>
        <w:rPr>
          <w:sz w:val="26"/>
          <w:szCs w:val="26"/>
        </w:rPr>
      </w:pPr>
      <w:r w:rsidRPr="00BE663D">
        <w:rPr>
          <w:sz w:val="26"/>
          <w:szCs w:val="26"/>
        </w:rPr>
        <w:t>Dữ liệu sau khi tải lên website sẽ được lưu vào database nằm trong bảng ‘bill’.</w:t>
      </w:r>
    </w:p>
    <w:p w14:paraId="7C34974C" w14:textId="5EFFC57A" w:rsidR="00BE663D" w:rsidRDefault="00BE663D">
      <w:pPr>
        <w:ind w:firstLine="720"/>
        <w:jc w:val="both"/>
        <w:rPr>
          <w:sz w:val="26"/>
          <w:szCs w:val="26"/>
        </w:rPr>
        <w:pPrChange w:id="460" w:author="ĐÀNG ANH MIN ROG" w:date="2023-06-11T03:32:00Z">
          <w:pPr>
            <w:ind w:left="720" w:firstLine="720"/>
            <w:jc w:val="both"/>
          </w:pPr>
        </w:pPrChange>
      </w:pPr>
      <w:r>
        <w:rPr>
          <w:sz w:val="26"/>
          <w:szCs w:val="26"/>
        </w:rPr>
        <w:t>Sau khi người dùng đã tải hóa đơn của mình theo định kỳ từng tháng. Và muốn xem dự đoán tiền điện nước hóa đơn tháng tiếp theo, thì họ sẽ bấm nút “Xem số liệu phân tích của tôi”.</w:t>
      </w:r>
    </w:p>
    <w:p w14:paraId="1FD9A8FC" w14:textId="77777777" w:rsidR="00BE663D" w:rsidRPr="00280AE1" w:rsidRDefault="00BE663D" w:rsidP="00280AE1">
      <w:pPr>
        <w:jc w:val="left"/>
      </w:pPr>
    </w:p>
    <w:p w14:paraId="46282311" w14:textId="0ADA89E5" w:rsidR="00573383" w:rsidRDefault="00506DDD" w:rsidP="00573383">
      <w:pPr>
        <w:keepNext/>
      </w:pPr>
      <w:r w:rsidRPr="00506DDD">
        <w:lastRenderedPageBreak/>
        <w:drawing>
          <wp:inline distT="0" distB="0" distL="0" distR="0" wp14:anchorId="7CE8C5EB" wp14:editId="0AFAAFDB">
            <wp:extent cx="6151880" cy="3524250"/>
            <wp:effectExtent l="0" t="0" r="1270" b="0"/>
            <wp:docPr id="1083625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25643" name="Picture 1" descr="A screenshot of a computer&#10;&#10;Description automatically generated"/>
                    <pic:cNvPicPr/>
                  </pic:nvPicPr>
                  <pic:blipFill>
                    <a:blip r:embed="rId26"/>
                    <a:stretch>
                      <a:fillRect/>
                    </a:stretch>
                  </pic:blipFill>
                  <pic:spPr>
                    <a:xfrm>
                      <a:off x="0" y="0"/>
                      <a:ext cx="6151880" cy="3524250"/>
                    </a:xfrm>
                    <a:prstGeom prst="rect">
                      <a:avLst/>
                    </a:prstGeom>
                  </pic:spPr>
                </pic:pic>
              </a:graphicData>
            </a:graphic>
          </wp:inline>
        </w:drawing>
      </w:r>
    </w:p>
    <w:p w14:paraId="61362417" w14:textId="1AF543E7" w:rsidR="00DA37B3" w:rsidRDefault="00573383" w:rsidP="001C277D">
      <w:pPr>
        <w:pStyle w:val="Caption"/>
      </w:pPr>
      <w:bookmarkStart w:id="461" w:name="_Toc154678705"/>
      <w:r>
        <w:t xml:space="preserve">Hình  </w:t>
      </w:r>
      <w:r w:rsidR="00000000">
        <w:fldChar w:fldCharType="begin"/>
      </w:r>
      <w:r w:rsidR="00000000">
        <w:instrText xml:space="preserve"> SEQ Hình_ \* ARABIC </w:instrText>
      </w:r>
      <w:r w:rsidR="00000000">
        <w:fldChar w:fldCharType="separate"/>
      </w:r>
      <w:r w:rsidR="003E2725">
        <w:rPr>
          <w:noProof/>
        </w:rPr>
        <w:t>11</w:t>
      </w:r>
      <w:r w:rsidR="00000000">
        <w:rPr>
          <w:noProof/>
        </w:rPr>
        <w:fldChar w:fldCharType="end"/>
      </w:r>
      <w:r>
        <w:t>: Giao diện trang upload hóa đơn</w:t>
      </w:r>
      <w:bookmarkEnd w:id="461"/>
    </w:p>
    <w:p w14:paraId="7E2C79D9" w14:textId="572037D5" w:rsidR="005447E4" w:rsidRDefault="00000000" w:rsidP="006B0856">
      <w:pPr>
        <w:pStyle w:val="Heading4"/>
      </w:pPr>
      <w:r>
        <w:t xml:space="preserve">Trang </w:t>
      </w:r>
      <w:r w:rsidR="00BE663D">
        <w:t>phân tích dữ liệu</w:t>
      </w:r>
      <w:r>
        <w:t>:</w:t>
      </w:r>
    </w:p>
    <w:p w14:paraId="6833ECD9" w14:textId="03862349" w:rsidR="005447E4" w:rsidRDefault="00BE663D">
      <w:pPr>
        <w:ind w:firstLine="720"/>
        <w:jc w:val="both"/>
        <w:rPr>
          <w:sz w:val="26"/>
          <w:szCs w:val="26"/>
        </w:rPr>
        <w:pPrChange w:id="462" w:author="ĐÀNG ANH MIN ROG" w:date="2023-06-11T03:32:00Z">
          <w:pPr>
            <w:ind w:left="720" w:firstLine="720"/>
            <w:jc w:val="both"/>
          </w:pPr>
        </w:pPrChange>
      </w:pPr>
      <w:r>
        <w:rPr>
          <w:sz w:val="26"/>
          <w:szCs w:val="26"/>
        </w:rPr>
        <w:t>Đây là trang hiển thị toàn bộ thông tin dữ liệu hóa đơn theo từng tháng mà người dùng đã upload lên. Bên dưới sẽ là chi phí dự đoán cho 12 tháng tiếp theo trong tương lai.</w:t>
      </w:r>
    </w:p>
    <w:p w14:paraId="736FB138" w14:textId="1FE390FF" w:rsidR="00573383" w:rsidRDefault="00506DDD" w:rsidP="00573383">
      <w:pPr>
        <w:keepNext/>
      </w:pPr>
      <w:r w:rsidRPr="00506DDD">
        <w:lastRenderedPageBreak/>
        <w:drawing>
          <wp:inline distT="0" distB="0" distL="0" distR="0" wp14:anchorId="783E5A67" wp14:editId="75B46D4C">
            <wp:extent cx="6151880" cy="2996565"/>
            <wp:effectExtent l="0" t="0" r="1270" b="0"/>
            <wp:docPr id="661706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06269" name="Picture 1" descr="A screenshot of a computer&#10;&#10;Description automatically generated"/>
                    <pic:cNvPicPr/>
                  </pic:nvPicPr>
                  <pic:blipFill>
                    <a:blip r:embed="rId27"/>
                    <a:stretch>
                      <a:fillRect/>
                    </a:stretch>
                  </pic:blipFill>
                  <pic:spPr>
                    <a:xfrm>
                      <a:off x="0" y="0"/>
                      <a:ext cx="6151880" cy="2996565"/>
                    </a:xfrm>
                    <a:prstGeom prst="rect">
                      <a:avLst/>
                    </a:prstGeom>
                  </pic:spPr>
                </pic:pic>
              </a:graphicData>
            </a:graphic>
          </wp:inline>
        </w:drawing>
      </w:r>
    </w:p>
    <w:p w14:paraId="40EFF0BD" w14:textId="2A170D7E" w:rsidR="00523765" w:rsidRPr="00523765" w:rsidRDefault="00573383" w:rsidP="001C277D">
      <w:pPr>
        <w:pStyle w:val="Caption"/>
        <w:rPr>
          <w:sz w:val="24"/>
          <w:szCs w:val="24"/>
          <w:rPrChange w:id="463" w:author="ĐÀNG ANH MIN ROG" w:date="2023-06-11T03:34:00Z">
            <w:rPr>
              <w:b/>
              <w:sz w:val="26"/>
              <w:szCs w:val="26"/>
            </w:rPr>
          </w:rPrChange>
        </w:rPr>
      </w:pPr>
      <w:bookmarkStart w:id="464" w:name="_Toc154678706"/>
      <w:r>
        <w:t xml:space="preserve">Hình  </w:t>
      </w:r>
      <w:r w:rsidR="00000000">
        <w:fldChar w:fldCharType="begin"/>
      </w:r>
      <w:r w:rsidR="00000000">
        <w:instrText xml:space="preserve"> SEQ Hình_ \* ARABIC </w:instrText>
      </w:r>
      <w:r w:rsidR="00000000">
        <w:fldChar w:fldCharType="separate"/>
      </w:r>
      <w:r w:rsidR="003E2725">
        <w:rPr>
          <w:noProof/>
        </w:rPr>
        <w:t>12</w:t>
      </w:r>
      <w:r w:rsidR="00000000">
        <w:rPr>
          <w:noProof/>
        </w:rPr>
        <w:fldChar w:fldCharType="end"/>
      </w:r>
      <w:r>
        <w:t>: Giao diện t</w:t>
      </w:r>
      <w:r w:rsidRPr="00524D11">
        <w:t xml:space="preserve">rang </w:t>
      </w:r>
      <w:r>
        <w:t>phân tích dữ liệu</w:t>
      </w:r>
      <w:bookmarkStart w:id="465" w:name="_heading=h.2i8mkkpjk2uj" w:colFirst="0" w:colLast="0"/>
      <w:bookmarkEnd w:id="464"/>
      <w:bookmarkEnd w:id="465"/>
    </w:p>
    <w:p w14:paraId="462A4F04" w14:textId="3CB1BBEF" w:rsidR="005447E4" w:rsidRDefault="00000000" w:rsidP="008F29C7">
      <w:pPr>
        <w:pStyle w:val="Heading4"/>
      </w:pPr>
      <w:r>
        <w:t xml:space="preserve">Trang </w:t>
      </w:r>
      <w:r w:rsidR="00BE663D">
        <w:t>về chúng tôi</w:t>
      </w:r>
      <w:r>
        <w:t>:</w:t>
      </w:r>
    </w:p>
    <w:p w14:paraId="602629E3" w14:textId="1CC35EC8" w:rsidR="005447E4" w:rsidRDefault="00BE663D">
      <w:pPr>
        <w:ind w:firstLine="720"/>
        <w:jc w:val="both"/>
        <w:rPr>
          <w:b/>
          <w:sz w:val="26"/>
          <w:szCs w:val="26"/>
        </w:rPr>
        <w:pPrChange w:id="466" w:author="ĐÀNG ANH MIN ROG" w:date="2023-06-11T04:24:00Z">
          <w:pPr>
            <w:ind w:left="720" w:firstLine="720"/>
            <w:jc w:val="both"/>
          </w:pPr>
        </w:pPrChange>
      </w:pPr>
      <w:r>
        <w:rPr>
          <w:sz w:val="26"/>
          <w:szCs w:val="26"/>
        </w:rPr>
        <w:t>Giới thiệu thông tin nhà cung cấp như email hỗ trợ, số điện thoại, địa chỉ để người dùng hoặc người có nhu cầu có thể liên hệ.</w:t>
      </w:r>
    </w:p>
    <w:p w14:paraId="0DF5EAE9" w14:textId="3E2F3C96" w:rsidR="00DA37B3" w:rsidRDefault="00BD4BE7">
      <w:pPr>
        <w:keepNext/>
        <w:pPrChange w:id="467" w:author="ĐÀNG ANH MIN ROG" w:date="2023-06-11T03:35:00Z">
          <w:pPr>
            <w:keepNext/>
            <w:ind w:left="360"/>
          </w:pPr>
        </w:pPrChange>
      </w:pPr>
      <w:r w:rsidRPr="00280AE1">
        <w:rPr>
          <w:noProof/>
          <w:sz w:val="26"/>
          <w:szCs w:val="26"/>
        </w:rPr>
        <w:lastRenderedPageBreak/>
        <w:drawing>
          <wp:inline distT="0" distB="0" distL="0" distR="0" wp14:anchorId="35341B89" wp14:editId="2B1136D4">
            <wp:extent cx="5355771" cy="3572910"/>
            <wp:effectExtent l="0" t="0" r="0" b="8890"/>
            <wp:docPr id="1500093735" name="Picture 15000937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93735" name="Picture 1500093735" descr="A screenshot of a computer&#10;&#10;Description automatically generated"/>
                    <pic:cNvPicPr/>
                  </pic:nvPicPr>
                  <pic:blipFill>
                    <a:blip r:embed="rId23"/>
                    <a:stretch>
                      <a:fillRect/>
                    </a:stretch>
                  </pic:blipFill>
                  <pic:spPr>
                    <a:xfrm>
                      <a:off x="0" y="0"/>
                      <a:ext cx="5358242" cy="3574558"/>
                    </a:xfrm>
                    <a:prstGeom prst="rect">
                      <a:avLst/>
                    </a:prstGeom>
                  </pic:spPr>
                </pic:pic>
              </a:graphicData>
            </a:graphic>
          </wp:inline>
        </w:drawing>
      </w:r>
    </w:p>
    <w:p w14:paraId="39157AC9" w14:textId="75FDD864" w:rsidR="00F36D74" w:rsidRDefault="00573383" w:rsidP="001C277D">
      <w:pPr>
        <w:pStyle w:val="Caption"/>
        <w:pPrChange w:id="468" w:author="ĐÀNG ANH MIN ROG" w:date="2023-06-11T03:36:00Z">
          <w:pPr>
            <w:keepNext/>
            <w:ind w:firstLine="720"/>
          </w:pPr>
        </w:pPrChange>
      </w:pPr>
      <w:bookmarkStart w:id="469" w:name="_Toc154678707"/>
      <w:r>
        <w:t xml:space="preserve">Hình  </w:t>
      </w:r>
      <w:r w:rsidR="00000000">
        <w:fldChar w:fldCharType="begin"/>
      </w:r>
      <w:r w:rsidR="00000000">
        <w:instrText xml:space="preserve"> SEQ Hình_ \* ARABIC </w:instrText>
      </w:r>
      <w:r w:rsidR="00000000">
        <w:fldChar w:fldCharType="separate"/>
      </w:r>
      <w:r w:rsidR="003E2725">
        <w:rPr>
          <w:noProof/>
        </w:rPr>
        <w:t>13</w:t>
      </w:r>
      <w:r w:rsidR="00000000">
        <w:rPr>
          <w:noProof/>
        </w:rPr>
        <w:fldChar w:fldCharType="end"/>
      </w:r>
      <w:r>
        <w:t>: Giao diện về chúng tôi</w:t>
      </w:r>
      <w:bookmarkEnd w:id="469"/>
    </w:p>
    <w:p w14:paraId="553A0600" w14:textId="48F8C454" w:rsidR="005447E4" w:rsidRDefault="00000000" w:rsidP="008F29C7">
      <w:pPr>
        <w:pStyle w:val="Heading3"/>
      </w:pPr>
      <w:bookmarkStart w:id="470" w:name="_Toc153583271"/>
      <w:bookmarkStart w:id="471" w:name="_Toc153587696"/>
      <w:bookmarkStart w:id="472" w:name="_Toc154678618"/>
      <w:r>
        <w:t>Giao diện admin:</w:t>
      </w:r>
      <w:bookmarkEnd w:id="470"/>
      <w:bookmarkEnd w:id="471"/>
      <w:bookmarkEnd w:id="472"/>
    </w:p>
    <w:p w14:paraId="2E05230A" w14:textId="703A9774" w:rsidR="005447E4" w:rsidRPr="008F29C7" w:rsidRDefault="00000000" w:rsidP="008F29C7">
      <w:pPr>
        <w:pStyle w:val="Heading4"/>
        <w:rPr>
          <w:szCs w:val="26"/>
        </w:rPr>
      </w:pPr>
      <w:r>
        <w:t>Trang đăng nhập admin:</w:t>
      </w:r>
    </w:p>
    <w:p w14:paraId="161E05D6" w14:textId="77777777" w:rsidR="005447E4" w:rsidRDefault="00000000">
      <w:pPr>
        <w:ind w:firstLine="720"/>
        <w:jc w:val="both"/>
        <w:rPr>
          <w:sz w:val="26"/>
          <w:szCs w:val="26"/>
        </w:rPr>
        <w:pPrChange w:id="473" w:author="ĐÀNG ANH MIN ROG" w:date="2023-06-11T03:36:00Z">
          <w:pPr>
            <w:ind w:left="720" w:firstLine="720"/>
            <w:jc w:val="both"/>
          </w:pPr>
        </w:pPrChange>
      </w:pPr>
      <w:bookmarkStart w:id="474" w:name="_heading=h.5ytybuoj07lg" w:colFirst="0" w:colLast="0"/>
      <w:bookmarkEnd w:id="474"/>
      <w:r>
        <w:rPr>
          <w:sz w:val="26"/>
          <w:szCs w:val="26"/>
        </w:rPr>
        <w:t>Trang đăng nhập Admin cung cấp một biểu mẫu đơn giản để người dùng nhập tài khoản và mật khẩu của mình. Sau khi người dùng điền đúng thông tin tài khoản, nếu tài khoản đó được cấp quyền quản trị, họ sẽ được chuyển hướng vào trang quản trị Admin. Trong trường hợp người dùng không nhập đúng tài khoản hoặc mật khẩu, hệ thống sẽ hiển thị thông báo lỗi và yêu cầu người dùng nhập lại thông tin.</w:t>
      </w:r>
    </w:p>
    <w:p w14:paraId="637F898A" w14:textId="7E6602D5" w:rsidR="00573383" w:rsidRDefault="00466998" w:rsidP="00573383">
      <w:pPr>
        <w:keepNext/>
        <w:ind w:hanging="11"/>
      </w:pPr>
      <w:r>
        <w:rPr>
          <w:noProof/>
        </w:rPr>
        <w:lastRenderedPageBreak/>
        <w:drawing>
          <wp:inline distT="0" distB="0" distL="0" distR="0" wp14:anchorId="2A879EC4" wp14:editId="0DC84CA2">
            <wp:extent cx="6151880" cy="4340860"/>
            <wp:effectExtent l="0" t="0" r="1270" b="2540"/>
            <wp:docPr id="625354415"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54415" name="Picture 1" descr="A screenshot of a login form&#10;&#10;Description automatically generated"/>
                    <pic:cNvPicPr/>
                  </pic:nvPicPr>
                  <pic:blipFill>
                    <a:blip r:embed="rId28"/>
                    <a:stretch>
                      <a:fillRect/>
                    </a:stretch>
                  </pic:blipFill>
                  <pic:spPr>
                    <a:xfrm>
                      <a:off x="0" y="0"/>
                      <a:ext cx="6151880" cy="4340860"/>
                    </a:xfrm>
                    <a:prstGeom prst="rect">
                      <a:avLst/>
                    </a:prstGeom>
                  </pic:spPr>
                </pic:pic>
              </a:graphicData>
            </a:graphic>
          </wp:inline>
        </w:drawing>
      </w:r>
    </w:p>
    <w:p w14:paraId="43EB274C" w14:textId="3906FF4F" w:rsidR="00F36D74" w:rsidRDefault="00573383" w:rsidP="001C277D">
      <w:pPr>
        <w:pStyle w:val="Caption"/>
        <w:pPrChange w:id="475" w:author="ĐÀNG ANH MIN ROG" w:date="2023-06-11T03:37:00Z">
          <w:pPr>
            <w:keepNext/>
            <w:ind w:left="720" w:firstLine="720"/>
          </w:pPr>
        </w:pPrChange>
      </w:pPr>
      <w:bookmarkStart w:id="476" w:name="_Toc154678708"/>
      <w:r>
        <w:t xml:space="preserve">Hình  </w:t>
      </w:r>
      <w:r w:rsidR="00000000">
        <w:fldChar w:fldCharType="begin"/>
      </w:r>
      <w:r w:rsidR="00000000">
        <w:instrText xml:space="preserve"> SEQ Hình_ \* ARABIC </w:instrText>
      </w:r>
      <w:r w:rsidR="00000000">
        <w:fldChar w:fldCharType="separate"/>
      </w:r>
      <w:r w:rsidR="003E2725">
        <w:rPr>
          <w:noProof/>
        </w:rPr>
        <w:t>14</w:t>
      </w:r>
      <w:r w:rsidR="00000000">
        <w:rPr>
          <w:noProof/>
        </w:rPr>
        <w:fldChar w:fldCharType="end"/>
      </w:r>
      <w:r>
        <w:t>: Giao diện trang Đăng nhập tài khoản Admin</w:t>
      </w:r>
      <w:bookmarkEnd w:id="476"/>
    </w:p>
    <w:p w14:paraId="61D11467" w14:textId="12D11FE6" w:rsidR="005447E4" w:rsidRDefault="00000000" w:rsidP="008F29C7">
      <w:pPr>
        <w:pStyle w:val="Heading4"/>
      </w:pPr>
      <w:bookmarkStart w:id="477" w:name="_heading=h.504ld9usm64l" w:colFirst="0" w:colLast="0"/>
      <w:bookmarkEnd w:id="477"/>
      <w:r>
        <w:t>Trang chủ admin:</w:t>
      </w:r>
    </w:p>
    <w:p w14:paraId="2D08992C" w14:textId="4478C667" w:rsidR="005447E4" w:rsidRDefault="00000000">
      <w:pPr>
        <w:ind w:firstLine="720"/>
        <w:jc w:val="both"/>
        <w:rPr>
          <w:sz w:val="26"/>
          <w:szCs w:val="26"/>
        </w:rPr>
        <w:pPrChange w:id="478" w:author="ĐÀNG ANH MIN ROG" w:date="2023-06-11T03:37:00Z">
          <w:pPr>
            <w:ind w:left="720" w:firstLine="720"/>
            <w:jc w:val="both"/>
          </w:pPr>
        </w:pPrChange>
      </w:pPr>
      <w:bookmarkStart w:id="479" w:name="_heading=h.3eo8nwcbtq4w" w:colFirst="0" w:colLast="0"/>
      <w:bookmarkEnd w:id="479"/>
      <w:r>
        <w:rPr>
          <w:sz w:val="26"/>
          <w:szCs w:val="26"/>
        </w:rPr>
        <w:t xml:space="preserve">Trang tổng quan Admin cung cấp một bức tranh toàn cảnh về hoạt động của trang web, hiển thị các chỉ số quan trọng như </w:t>
      </w:r>
      <w:r w:rsidR="00652AFE">
        <w:rPr>
          <w:sz w:val="26"/>
          <w:szCs w:val="26"/>
        </w:rPr>
        <w:t>số lượng người dùng, số liệu hóa đơn tải lên, thông tin user, thông tin hóa đơn của mỗi user,….</w:t>
      </w:r>
    </w:p>
    <w:p w14:paraId="3DE8FA16" w14:textId="77777777" w:rsidR="005447E4" w:rsidRDefault="00000000">
      <w:pPr>
        <w:ind w:firstLine="720"/>
        <w:jc w:val="both"/>
        <w:rPr>
          <w:sz w:val="26"/>
          <w:szCs w:val="26"/>
        </w:rPr>
        <w:pPrChange w:id="480" w:author="ĐÀNG ANH MIN ROG" w:date="2023-06-11T03:37:00Z">
          <w:pPr>
            <w:ind w:left="720" w:firstLine="720"/>
            <w:jc w:val="both"/>
          </w:pPr>
        </w:pPrChange>
      </w:pPr>
      <w:bookmarkStart w:id="481" w:name="_heading=h.buutpev4rxb8" w:colFirst="0" w:colLast="0"/>
      <w:bookmarkEnd w:id="481"/>
      <w:r>
        <w:rPr>
          <w:sz w:val="26"/>
          <w:szCs w:val="26"/>
        </w:rPr>
        <w:t>Trang tổng quan này giúp người quản trị dễ dàng theo dõi và đánh giá hiệu suất kinh doanh của trang web. Thông qua việc hiển thị số liệu và biểu đồ, người quản trị có thể nhanh chóng nhìn thấy xu hướng và biến động của các chỉ số quan trọng. Điều này giúp họ đưa ra các quyết định và chiến lược phù hợp để tăng cường hiệu quả kinh doanh và đáp ứng nhu cầu của khách hàng.</w:t>
      </w:r>
    </w:p>
    <w:p w14:paraId="2F78BEE5" w14:textId="502E9FAA" w:rsidR="00573383" w:rsidRDefault="00466998" w:rsidP="00573383">
      <w:pPr>
        <w:keepNext/>
      </w:pPr>
      <w:bookmarkStart w:id="482" w:name="_heading=h.m9rrdefgfbv3" w:colFirst="0" w:colLast="0"/>
      <w:bookmarkStart w:id="483" w:name="_heading=h.sjfaoa4sjvsx" w:colFirst="0" w:colLast="0"/>
      <w:bookmarkEnd w:id="482"/>
      <w:bookmarkEnd w:id="483"/>
      <w:r w:rsidRPr="00466998">
        <w:rPr>
          <w:noProof/>
        </w:rPr>
        <w:lastRenderedPageBreak/>
        <w:drawing>
          <wp:inline distT="0" distB="0" distL="0" distR="0" wp14:anchorId="27B017CC" wp14:editId="6F6C4FC4">
            <wp:extent cx="6151880" cy="2813050"/>
            <wp:effectExtent l="0" t="0" r="1270" b="6350"/>
            <wp:docPr id="107589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9240" name="Picture 1" descr="A screenshot of a computer&#10;&#10;Description automatically generated"/>
                    <pic:cNvPicPr/>
                  </pic:nvPicPr>
                  <pic:blipFill>
                    <a:blip r:embed="rId29"/>
                    <a:stretch>
                      <a:fillRect/>
                    </a:stretch>
                  </pic:blipFill>
                  <pic:spPr>
                    <a:xfrm>
                      <a:off x="0" y="0"/>
                      <a:ext cx="6151880" cy="2813050"/>
                    </a:xfrm>
                    <a:prstGeom prst="rect">
                      <a:avLst/>
                    </a:prstGeom>
                  </pic:spPr>
                </pic:pic>
              </a:graphicData>
            </a:graphic>
          </wp:inline>
        </w:drawing>
      </w:r>
    </w:p>
    <w:p w14:paraId="7D36EAAE" w14:textId="42BCAA74" w:rsidR="00F36D74" w:rsidRDefault="00573383" w:rsidP="001C277D">
      <w:pPr>
        <w:pStyle w:val="Caption"/>
      </w:pPr>
      <w:bookmarkStart w:id="484" w:name="_Toc154678709"/>
      <w:r>
        <w:t xml:space="preserve">Hình  </w:t>
      </w:r>
      <w:r w:rsidR="00000000">
        <w:fldChar w:fldCharType="begin"/>
      </w:r>
      <w:r w:rsidR="00000000">
        <w:instrText xml:space="preserve"> SEQ Hình_ \* ARABIC </w:instrText>
      </w:r>
      <w:r w:rsidR="00000000">
        <w:fldChar w:fldCharType="separate"/>
      </w:r>
      <w:r w:rsidR="003E2725">
        <w:rPr>
          <w:noProof/>
        </w:rPr>
        <w:t>15</w:t>
      </w:r>
      <w:r w:rsidR="00000000">
        <w:rPr>
          <w:noProof/>
        </w:rPr>
        <w:fldChar w:fldCharType="end"/>
      </w:r>
      <w:r>
        <w:t>: Giao diện trang chủ Admin</w:t>
      </w:r>
      <w:bookmarkEnd w:id="484"/>
    </w:p>
    <w:p w14:paraId="04BF9F2C" w14:textId="33B72DD1" w:rsidR="00506DDD" w:rsidRDefault="00506DDD" w:rsidP="00506DDD">
      <w:pPr>
        <w:pStyle w:val="Heading4"/>
      </w:pPr>
      <w:r>
        <w:t>Trang chỉnh sửa thông tin người dùng</w:t>
      </w:r>
    </w:p>
    <w:p w14:paraId="6EFF9B7E" w14:textId="77777777" w:rsidR="00506DDD" w:rsidRDefault="00506DDD" w:rsidP="00506DDD">
      <w:pPr>
        <w:keepNext/>
      </w:pPr>
      <w:r w:rsidRPr="00506DDD">
        <w:drawing>
          <wp:inline distT="0" distB="0" distL="0" distR="0" wp14:anchorId="4A0F88FB" wp14:editId="6A8BE65D">
            <wp:extent cx="6151880" cy="2907665"/>
            <wp:effectExtent l="0" t="0" r="1270" b="6985"/>
            <wp:docPr id="1944123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23155" name=""/>
                    <pic:cNvPicPr/>
                  </pic:nvPicPr>
                  <pic:blipFill>
                    <a:blip r:embed="rId30"/>
                    <a:stretch>
                      <a:fillRect/>
                    </a:stretch>
                  </pic:blipFill>
                  <pic:spPr>
                    <a:xfrm>
                      <a:off x="0" y="0"/>
                      <a:ext cx="6151880" cy="2907665"/>
                    </a:xfrm>
                    <a:prstGeom prst="rect">
                      <a:avLst/>
                    </a:prstGeom>
                  </pic:spPr>
                </pic:pic>
              </a:graphicData>
            </a:graphic>
          </wp:inline>
        </w:drawing>
      </w:r>
    </w:p>
    <w:p w14:paraId="720DAB99" w14:textId="5619BD0E" w:rsidR="00506DDD" w:rsidRPr="00506DDD" w:rsidRDefault="00506DDD" w:rsidP="001C277D">
      <w:pPr>
        <w:pStyle w:val="Caption"/>
      </w:pPr>
      <w:bookmarkStart w:id="485" w:name="_Toc154678710"/>
      <w:r>
        <w:t xml:space="preserve">Hình  </w:t>
      </w:r>
      <w:r>
        <w:fldChar w:fldCharType="begin"/>
      </w:r>
      <w:r>
        <w:instrText xml:space="preserve"> SEQ Hình_ \* ARABIC </w:instrText>
      </w:r>
      <w:r>
        <w:fldChar w:fldCharType="separate"/>
      </w:r>
      <w:r w:rsidR="003E2725">
        <w:rPr>
          <w:noProof/>
        </w:rPr>
        <w:t>16</w:t>
      </w:r>
      <w:r>
        <w:fldChar w:fldCharType="end"/>
      </w:r>
      <w:r>
        <w:t>: Trang chỉnh sửa thông tin người dùng</w:t>
      </w:r>
      <w:bookmarkEnd w:id="485"/>
    </w:p>
    <w:p w14:paraId="1262C162" w14:textId="71239008" w:rsidR="005447E4" w:rsidRDefault="00000000" w:rsidP="008F29C7">
      <w:pPr>
        <w:pStyle w:val="Heading4"/>
      </w:pPr>
      <w:bookmarkStart w:id="486" w:name="_heading=h.69tkeoqq5xr7" w:colFirst="0" w:colLast="0"/>
      <w:bookmarkEnd w:id="486"/>
      <w:r>
        <w:t>Trang quản lý người dùng:</w:t>
      </w:r>
    </w:p>
    <w:p w14:paraId="143F9B76" w14:textId="293D024C" w:rsidR="00573383" w:rsidRDefault="00466998" w:rsidP="00573383">
      <w:pPr>
        <w:keepNext/>
      </w:pPr>
      <w:bookmarkStart w:id="487" w:name="_heading=h.6ix1x61cfux" w:colFirst="0" w:colLast="0"/>
      <w:bookmarkEnd w:id="487"/>
      <w:r w:rsidRPr="00466998">
        <w:rPr>
          <w:noProof/>
        </w:rPr>
        <w:lastRenderedPageBreak/>
        <w:drawing>
          <wp:inline distT="0" distB="0" distL="0" distR="0" wp14:anchorId="248DED43" wp14:editId="419F77F6">
            <wp:extent cx="6151880" cy="2813050"/>
            <wp:effectExtent l="0" t="0" r="1270" b="6350"/>
            <wp:docPr id="1138366024" name="Picture 11383660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9240" name="Picture 1" descr="A screenshot of a computer&#10;&#10;Description automatically generated"/>
                    <pic:cNvPicPr/>
                  </pic:nvPicPr>
                  <pic:blipFill>
                    <a:blip r:embed="rId29"/>
                    <a:stretch>
                      <a:fillRect/>
                    </a:stretch>
                  </pic:blipFill>
                  <pic:spPr>
                    <a:xfrm>
                      <a:off x="0" y="0"/>
                      <a:ext cx="6151880" cy="2813050"/>
                    </a:xfrm>
                    <a:prstGeom prst="rect">
                      <a:avLst/>
                    </a:prstGeom>
                  </pic:spPr>
                </pic:pic>
              </a:graphicData>
            </a:graphic>
          </wp:inline>
        </w:drawing>
      </w:r>
    </w:p>
    <w:p w14:paraId="445EDA9F" w14:textId="1F69E77F" w:rsidR="00F36D74" w:rsidRDefault="00573383" w:rsidP="001C277D">
      <w:pPr>
        <w:pStyle w:val="Caption"/>
      </w:pPr>
      <w:bookmarkStart w:id="488" w:name="_Toc154678711"/>
      <w:r>
        <w:t xml:space="preserve">Hình  </w:t>
      </w:r>
      <w:r w:rsidR="00000000">
        <w:fldChar w:fldCharType="begin"/>
      </w:r>
      <w:r w:rsidR="00000000">
        <w:instrText xml:space="preserve"> SEQ Hình_ \* ARABIC </w:instrText>
      </w:r>
      <w:r w:rsidR="00000000">
        <w:fldChar w:fldCharType="separate"/>
      </w:r>
      <w:r w:rsidR="003E2725">
        <w:rPr>
          <w:noProof/>
        </w:rPr>
        <w:t>17</w:t>
      </w:r>
      <w:r w:rsidR="00000000">
        <w:rPr>
          <w:noProof/>
        </w:rPr>
        <w:fldChar w:fldCharType="end"/>
      </w:r>
      <w:r>
        <w:t xml:space="preserve">: </w:t>
      </w:r>
      <w:r w:rsidRPr="00662847">
        <w:t>Giao diện trang</w:t>
      </w:r>
      <w:r>
        <w:t xml:space="preserve"> quản lý người dùng</w:t>
      </w:r>
      <w:bookmarkEnd w:id="488"/>
    </w:p>
    <w:p w14:paraId="4A983C2D" w14:textId="4DE0B616" w:rsidR="005447E4" w:rsidRDefault="00000000" w:rsidP="008F29C7">
      <w:pPr>
        <w:pStyle w:val="Heading4"/>
      </w:pPr>
      <w:bookmarkStart w:id="489" w:name="_heading=h.v1x84lgi72w2" w:colFirst="0" w:colLast="0"/>
      <w:bookmarkEnd w:id="489"/>
      <w:r>
        <w:t xml:space="preserve">Trang quản lý </w:t>
      </w:r>
      <w:r w:rsidR="00652AFE">
        <w:t>hóa đơn</w:t>
      </w:r>
      <w:r>
        <w:t>:</w:t>
      </w:r>
    </w:p>
    <w:p w14:paraId="42DFBDE6" w14:textId="45CFF2D9" w:rsidR="00573383" w:rsidRDefault="00466998" w:rsidP="00573383">
      <w:pPr>
        <w:keepNext/>
      </w:pPr>
      <w:bookmarkStart w:id="490" w:name="_heading=h.63hmi8h526cc" w:colFirst="0" w:colLast="0"/>
      <w:bookmarkEnd w:id="490"/>
      <w:r w:rsidRPr="00466998">
        <w:rPr>
          <w:noProof/>
        </w:rPr>
        <w:drawing>
          <wp:inline distT="0" distB="0" distL="0" distR="0" wp14:anchorId="55A43CC2" wp14:editId="124B1387">
            <wp:extent cx="6151880" cy="2835275"/>
            <wp:effectExtent l="0" t="0" r="1270" b="3175"/>
            <wp:docPr id="1864660747"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60747" name="Picture 1" descr="A screenshot of a calendar&#10;&#10;Description automatically generated"/>
                    <pic:cNvPicPr/>
                  </pic:nvPicPr>
                  <pic:blipFill>
                    <a:blip r:embed="rId31"/>
                    <a:stretch>
                      <a:fillRect/>
                    </a:stretch>
                  </pic:blipFill>
                  <pic:spPr>
                    <a:xfrm>
                      <a:off x="0" y="0"/>
                      <a:ext cx="6151880" cy="2835275"/>
                    </a:xfrm>
                    <a:prstGeom prst="rect">
                      <a:avLst/>
                    </a:prstGeom>
                  </pic:spPr>
                </pic:pic>
              </a:graphicData>
            </a:graphic>
          </wp:inline>
        </w:drawing>
      </w:r>
    </w:p>
    <w:p w14:paraId="43188CBF" w14:textId="28BFFFA6" w:rsidR="00F36D74" w:rsidRDefault="00573383" w:rsidP="001C277D">
      <w:pPr>
        <w:pStyle w:val="Caption"/>
      </w:pPr>
      <w:bookmarkStart w:id="491" w:name="_Toc154678712"/>
      <w:r>
        <w:t xml:space="preserve">Hình  </w:t>
      </w:r>
      <w:r w:rsidR="00000000">
        <w:fldChar w:fldCharType="begin"/>
      </w:r>
      <w:r w:rsidR="00000000">
        <w:instrText xml:space="preserve"> SEQ Hình_ \* ARABIC </w:instrText>
      </w:r>
      <w:r w:rsidR="00000000">
        <w:fldChar w:fldCharType="separate"/>
      </w:r>
      <w:r w:rsidR="003E2725">
        <w:rPr>
          <w:noProof/>
        </w:rPr>
        <w:t>18</w:t>
      </w:r>
      <w:r w:rsidR="00000000">
        <w:rPr>
          <w:noProof/>
        </w:rPr>
        <w:fldChar w:fldCharType="end"/>
      </w:r>
      <w:r>
        <w:t xml:space="preserve">: Giao diện trang quản lý </w:t>
      </w:r>
      <w:bookmarkStart w:id="492" w:name="_heading=h.6dgb1h4of9bu" w:colFirst="0" w:colLast="0"/>
      <w:bookmarkStart w:id="493" w:name="_heading=h.n6hjt3z93cyi" w:colFirst="0" w:colLast="0"/>
      <w:bookmarkStart w:id="494" w:name="_heading=h.vlcxjivbqbm6" w:colFirst="0" w:colLast="0"/>
      <w:bookmarkEnd w:id="492"/>
      <w:bookmarkEnd w:id="493"/>
      <w:bookmarkEnd w:id="494"/>
      <w:r>
        <w:t>hóa đơn</w:t>
      </w:r>
      <w:bookmarkEnd w:id="491"/>
    </w:p>
    <w:p w14:paraId="4BDA511D" w14:textId="4CB2B39F" w:rsidR="005447E4" w:rsidRDefault="00000000" w:rsidP="008F29C7">
      <w:pPr>
        <w:pStyle w:val="Heading4"/>
      </w:pPr>
      <w:bookmarkStart w:id="495" w:name="_heading=h.x4m41s7jtdy4" w:colFirst="0" w:colLast="0"/>
      <w:bookmarkEnd w:id="495"/>
      <w:r>
        <w:t xml:space="preserve">Trang </w:t>
      </w:r>
      <w:r w:rsidR="00652AFE">
        <w:t>quản lý số liệu phân tích của từng user</w:t>
      </w:r>
      <w:r>
        <w:t>:</w:t>
      </w:r>
    </w:p>
    <w:p w14:paraId="1166A419" w14:textId="6BE4D9C9" w:rsidR="005447E4" w:rsidRDefault="00000000">
      <w:pPr>
        <w:ind w:firstLine="720"/>
        <w:jc w:val="both"/>
        <w:rPr>
          <w:sz w:val="26"/>
          <w:szCs w:val="26"/>
        </w:rPr>
        <w:pPrChange w:id="496" w:author="ĐÀNG ANH MIN ROG" w:date="2023-06-11T00:55:00Z">
          <w:pPr>
            <w:numPr>
              <w:numId w:val="6"/>
            </w:numPr>
            <w:ind w:left="1260" w:hanging="360"/>
            <w:jc w:val="both"/>
          </w:pPr>
        </w:pPrChange>
      </w:pPr>
      <w:r>
        <w:rPr>
          <w:sz w:val="26"/>
          <w:szCs w:val="26"/>
        </w:rPr>
        <w:t xml:space="preserve">Hiển thị thông tin </w:t>
      </w:r>
      <w:r w:rsidR="00652AFE">
        <w:rPr>
          <w:sz w:val="26"/>
          <w:szCs w:val="26"/>
        </w:rPr>
        <w:t xml:space="preserve">user </w:t>
      </w:r>
      <w:r>
        <w:rPr>
          <w:sz w:val="26"/>
          <w:szCs w:val="26"/>
        </w:rPr>
        <w:t>đã được lưu trong cơ sở dữ liệu.</w:t>
      </w:r>
    </w:p>
    <w:p w14:paraId="29B20F67" w14:textId="76C8C54F" w:rsidR="005447E4" w:rsidRDefault="00000000">
      <w:pPr>
        <w:ind w:firstLine="720"/>
        <w:jc w:val="both"/>
        <w:rPr>
          <w:sz w:val="26"/>
          <w:szCs w:val="26"/>
        </w:rPr>
        <w:pPrChange w:id="497" w:author="ĐÀNG ANH MIN ROG" w:date="2023-06-11T00:55:00Z">
          <w:pPr>
            <w:numPr>
              <w:numId w:val="6"/>
            </w:numPr>
            <w:ind w:left="1260" w:hanging="360"/>
            <w:jc w:val="both"/>
          </w:pPr>
        </w:pPrChange>
      </w:pPr>
      <w:r>
        <w:rPr>
          <w:sz w:val="26"/>
          <w:szCs w:val="26"/>
        </w:rPr>
        <w:lastRenderedPageBreak/>
        <w:t xml:space="preserve">Admin có thể thêm </w:t>
      </w:r>
      <w:r w:rsidR="00652AFE">
        <w:rPr>
          <w:sz w:val="26"/>
          <w:szCs w:val="26"/>
        </w:rPr>
        <w:t xml:space="preserve">người dùng </w:t>
      </w:r>
      <w:r>
        <w:rPr>
          <w:sz w:val="26"/>
          <w:szCs w:val="26"/>
        </w:rPr>
        <w:t xml:space="preserve">mới, xóa hoặc sửa </w:t>
      </w:r>
      <w:r w:rsidR="00652AFE">
        <w:rPr>
          <w:sz w:val="26"/>
          <w:szCs w:val="26"/>
        </w:rPr>
        <w:t>người</w:t>
      </w:r>
      <w:r>
        <w:rPr>
          <w:sz w:val="26"/>
          <w:szCs w:val="26"/>
        </w:rPr>
        <w:t xml:space="preserve"> đã có</w:t>
      </w:r>
    </w:p>
    <w:p w14:paraId="2F059E5D" w14:textId="0EFF5C8B" w:rsidR="005447E4" w:rsidRDefault="00652AFE">
      <w:pPr>
        <w:ind w:firstLine="720"/>
        <w:jc w:val="both"/>
        <w:rPr>
          <w:sz w:val="26"/>
          <w:szCs w:val="26"/>
        </w:rPr>
        <w:pPrChange w:id="498" w:author="ĐÀNG ANH MIN ROG" w:date="2023-06-11T00:55:00Z">
          <w:pPr>
            <w:numPr>
              <w:numId w:val="6"/>
            </w:numPr>
            <w:ind w:left="1260" w:hanging="360"/>
            <w:jc w:val="both"/>
          </w:pPr>
        </w:pPrChange>
      </w:pPr>
      <w:r>
        <w:rPr>
          <w:sz w:val="26"/>
          <w:szCs w:val="26"/>
        </w:rPr>
        <w:t>Admin có thể thay đổi số liệu trong hóa đơn từng tháng của user</w:t>
      </w:r>
    </w:p>
    <w:p w14:paraId="5629CA32" w14:textId="1E73E049" w:rsidR="00573383" w:rsidRDefault="00466998" w:rsidP="00573383">
      <w:pPr>
        <w:keepNext/>
      </w:pPr>
      <w:r w:rsidRPr="00466998">
        <w:rPr>
          <w:noProof/>
        </w:rPr>
        <w:drawing>
          <wp:inline distT="0" distB="0" distL="0" distR="0" wp14:anchorId="5E70123B" wp14:editId="1E230325">
            <wp:extent cx="6151880" cy="2821305"/>
            <wp:effectExtent l="0" t="0" r="1270" b="0"/>
            <wp:docPr id="894310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10631" name="Picture 1" descr="A screenshot of a computer&#10;&#10;Description automatically generated"/>
                    <pic:cNvPicPr/>
                  </pic:nvPicPr>
                  <pic:blipFill>
                    <a:blip r:embed="rId32"/>
                    <a:stretch>
                      <a:fillRect/>
                    </a:stretch>
                  </pic:blipFill>
                  <pic:spPr>
                    <a:xfrm>
                      <a:off x="0" y="0"/>
                      <a:ext cx="6151880" cy="2821305"/>
                    </a:xfrm>
                    <a:prstGeom prst="rect">
                      <a:avLst/>
                    </a:prstGeom>
                  </pic:spPr>
                </pic:pic>
              </a:graphicData>
            </a:graphic>
          </wp:inline>
        </w:drawing>
      </w:r>
    </w:p>
    <w:p w14:paraId="34CA9E6A" w14:textId="094ABA5E" w:rsidR="00F36D74" w:rsidRDefault="00573383" w:rsidP="001C277D">
      <w:pPr>
        <w:pStyle w:val="Caption"/>
      </w:pPr>
      <w:bookmarkStart w:id="499" w:name="_Toc154678713"/>
      <w:r>
        <w:t xml:space="preserve">Hình  </w:t>
      </w:r>
      <w:r w:rsidR="00000000">
        <w:fldChar w:fldCharType="begin"/>
      </w:r>
      <w:r w:rsidR="00000000">
        <w:instrText xml:space="preserve"> SEQ Hình_ \* ARABIC </w:instrText>
      </w:r>
      <w:r w:rsidR="00000000">
        <w:fldChar w:fldCharType="separate"/>
      </w:r>
      <w:r w:rsidR="003E2725">
        <w:rPr>
          <w:noProof/>
        </w:rPr>
        <w:t>19</w:t>
      </w:r>
      <w:r w:rsidR="00000000">
        <w:rPr>
          <w:noProof/>
        </w:rPr>
        <w:fldChar w:fldCharType="end"/>
      </w:r>
      <w:r>
        <w:t>: Giao diện trang quản lý số liệu phân tích của từng user</w:t>
      </w:r>
      <w:bookmarkEnd w:id="499"/>
    </w:p>
    <w:p w14:paraId="05E00575" w14:textId="77777777" w:rsidR="001C277D" w:rsidRDefault="001C277D" w:rsidP="001C277D">
      <w:pPr>
        <w:pStyle w:val="Heading4"/>
      </w:pPr>
      <w:r>
        <w:t>Trang phân tích hóa đơn người dùng trong quyền admin</w:t>
      </w:r>
    </w:p>
    <w:p w14:paraId="254AF64F" w14:textId="77777777" w:rsidR="001C277D" w:rsidRDefault="00466998" w:rsidP="001C277D">
      <w:pPr>
        <w:keepNext/>
        <w:jc w:val="left"/>
      </w:pPr>
      <w:r>
        <w:br w:type="page"/>
      </w:r>
      <w:r w:rsidR="001C277D" w:rsidRPr="001C277D">
        <w:lastRenderedPageBreak/>
        <w:drawing>
          <wp:inline distT="0" distB="0" distL="0" distR="0" wp14:anchorId="7C9533E8" wp14:editId="5F17A176">
            <wp:extent cx="6151880" cy="3738245"/>
            <wp:effectExtent l="0" t="0" r="1270" b="0"/>
            <wp:docPr id="1347053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53929" name="Picture 1" descr="A screenshot of a computer&#10;&#10;Description automatically generated"/>
                    <pic:cNvPicPr/>
                  </pic:nvPicPr>
                  <pic:blipFill>
                    <a:blip r:embed="rId33"/>
                    <a:stretch>
                      <a:fillRect/>
                    </a:stretch>
                  </pic:blipFill>
                  <pic:spPr>
                    <a:xfrm>
                      <a:off x="0" y="0"/>
                      <a:ext cx="6151880" cy="3738245"/>
                    </a:xfrm>
                    <a:prstGeom prst="rect">
                      <a:avLst/>
                    </a:prstGeom>
                  </pic:spPr>
                </pic:pic>
              </a:graphicData>
            </a:graphic>
          </wp:inline>
        </w:drawing>
      </w:r>
    </w:p>
    <w:p w14:paraId="65710D46" w14:textId="5A923787" w:rsidR="00573383" w:rsidRDefault="001C277D" w:rsidP="001C277D">
      <w:pPr>
        <w:pStyle w:val="Caption"/>
      </w:pPr>
      <w:bookmarkStart w:id="500" w:name="_Toc154678714"/>
      <w:r>
        <w:t xml:space="preserve">Hình  </w:t>
      </w:r>
      <w:r>
        <w:fldChar w:fldCharType="begin"/>
      </w:r>
      <w:r>
        <w:instrText xml:space="preserve"> SEQ Hình_ \* ARABIC </w:instrText>
      </w:r>
      <w:r>
        <w:fldChar w:fldCharType="separate"/>
      </w:r>
      <w:r w:rsidR="003E2725">
        <w:rPr>
          <w:noProof/>
        </w:rPr>
        <w:t>20</w:t>
      </w:r>
      <w:r>
        <w:fldChar w:fldCharType="end"/>
      </w:r>
      <w:r>
        <w:t>: Trang phân tích hóa đơn người dùng quyền admin</w:t>
      </w:r>
      <w:bookmarkEnd w:id="500"/>
    </w:p>
    <w:p w14:paraId="0BD91774" w14:textId="22657DA8" w:rsidR="001C277D" w:rsidRDefault="001C277D">
      <w:r>
        <w:br w:type="page"/>
      </w:r>
    </w:p>
    <w:p w14:paraId="61A05050" w14:textId="0880294E" w:rsidR="005447E4" w:rsidRDefault="00000000" w:rsidP="00791C2C">
      <w:pPr>
        <w:pStyle w:val="Heading1"/>
      </w:pPr>
      <w:bookmarkStart w:id="501" w:name="_heading=h.yalvf4ejer5c" w:colFirst="0" w:colLast="0"/>
      <w:bookmarkStart w:id="502" w:name="_Toc153583272"/>
      <w:bookmarkStart w:id="503" w:name="_Toc153587697"/>
      <w:bookmarkStart w:id="504" w:name="_Toc154678619"/>
      <w:bookmarkEnd w:id="501"/>
      <w:r>
        <w:lastRenderedPageBreak/>
        <w:t>KẾT LUẬN VÀ KIẾN NGHỊ</w:t>
      </w:r>
      <w:bookmarkEnd w:id="502"/>
      <w:bookmarkEnd w:id="503"/>
      <w:bookmarkEnd w:id="504"/>
    </w:p>
    <w:p w14:paraId="5E3602D9" w14:textId="77777777" w:rsidR="005447E4" w:rsidRDefault="00000000" w:rsidP="00F36D74">
      <w:pPr>
        <w:pStyle w:val="Heading2"/>
      </w:pPr>
      <w:bookmarkStart w:id="505" w:name="_heading=h.p3bzomq2qav2" w:colFirst="0" w:colLast="0"/>
      <w:bookmarkStart w:id="506" w:name="_Toc153583273"/>
      <w:bookmarkStart w:id="507" w:name="_Toc153587698"/>
      <w:bookmarkStart w:id="508" w:name="_Toc154678620"/>
      <w:bookmarkEnd w:id="505"/>
      <w:commentRangeStart w:id="509"/>
      <w:r>
        <w:t>Kết luận</w:t>
      </w:r>
      <w:commentRangeEnd w:id="509"/>
      <w:r w:rsidR="005938D8">
        <w:rPr>
          <w:rStyle w:val="CommentReference"/>
          <w:b w:val="0"/>
        </w:rPr>
        <w:commentReference w:id="509"/>
      </w:r>
      <w:bookmarkEnd w:id="506"/>
      <w:bookmarkEnd w:id="507"/>
      <w:bookmarkEnd w:id="508"/>
    </w:p>
    <w:p w14:paraId="59182D5A" w14:textId="2039DBE0" w:rsidR="005447E4" w:rsidDel="005C5BF3" w:rsidRDefault="00000000">
      <w:pPr>
        <w:ind w:firstLine="720"/>
        <w:jc w:val="both"/>
        <w:rPr>
          <w:del w:id="510" w:author="ĐÀNG ANH MIN ROG" w:date="2023-06-11T06:15:00Z"/>
          <w:sz w:val="26"/>
          <w:szCs w:val="26"/>
        </w:rPr>
      </w:pPr>
      <w:bookmarkStart w:id="511" w:name="_heading=h.p8lz9y2bmh1x" w:colFirst="0" w:colLast="0"/>
      <w:bookmarkEnd w:id="511"/>
      <w:del w:id="512" w:author="ĐÀNG ANH MIN ROG" w:date="2023-06-11T06:15:00Z">
        <w:r w:rsidDel="005C5BF3">
          <w:rPr>
            <w:sz w:val="26"/>
            <w:szCs w:val="26"/>
          </w:rPr>
          <w:delText xml:space="preserve">Qua việc xây dựng trang web bán hàng, nhóm đã nắm được cách thiết kế một trang web sử dụng </w:delText>
        </w:r>
        <w:commentRangeStart w:id="513"/>
        <w:r w:rsidDel="005C5BF3">
          <w:rPr>
            <w:sz w:val="26"/>
            <w:szCs w:val="26"/>
          </w:rPr>
          <w:delText xml:space="preserve">ASP.NET Core </w:delText>
        </w:r>
        <w:commentRangeEnd w:id="513"/>
        <w:r w:rsidR="005938D8" w:rsidDel="005C5BF3">
          <w:rPr>
            <w:rStyle w:val="CommentReference"/>
          </w:rPr>
          <w:commentReference w:id="513"/>
        </w:r>
        <w:r w:rsidDel="005C5BF3">
          <w:rPr>
            <w:sz w:val="26"/>
            <w:szCs w:val="26"/>
          </w:rPr>
          <w:delText>và làm việc với trang web, từ việc triển khai lên môi trường Internet cho đến đáp ứng yêu cầu của người dùng. Các thành viên trong nhóm đã thay phiên nhau hoàn thiện giao diện của trang web và đến nay, người dùng có thể dễ dàng sử dụng trang web thông qua giao diện người dùng thân thiện và hấp dẫn. Công việc backend cũng được nhóm cùng nhau học hỏi và xây dựng, cho phép người dùng truy cập các chức năng cơ bản của một trang web thương mại điện tử. Sự hài lòng và phản hồi từ người dùng đã trở thành động lực để nhóm tiếp tục phát triển đồ án hàng ngày.</w:delText>
        </w:r>
      </w:del>
    </w:p>
    <w:p w14:paraId="193BD819" w14:textId="078DC5C4" w:rsidR="005C5BF3" w:rsidRPr="005C5BF3" w:rsidRDefault="00000000" w:rsidP="005C5BF3">
      <w:pPr>
        <w:ind w:firstLine="720"/>
        <w:jc w:val="both"/>
        <w:rPr>
          <w:ins w:id="514" w:author="ĐÀNG ANH MIN ROG" w:date="2023-06-11T06:15:00Z"/>
          <w:sz w:val="26"/>
          <w:szCs w:val="26"/>
        </w:rPr>
      </w:pPr>
      <w:bookmarkStart w:id="515" w:name="_heading=h.tlv9bqhgth4" w:colFirst="0" w:colLast="0"/>
      <w:bookmarkEnd w:id="515"/>
      <w:del w:id="516" w:author="ĐÀNG ANH MIN ROG" w:date="2023-06-11T06:15:00Z">
        <w:r w:rsidDel="005C5BF3">
          <w:rPr>
            <w:sz w:val="26"/>
            <w:szCs w:val="26"/>
          </w:rPr>
          <w:delText>Một trong những nhiệm vụ quan trọng để hoàn thiện trang web là thiết kế cơ sở dữ liệu cho hệ thống. Sau nhiều cuộc thảo luận và trao đổi, nhóm đã đồng ý và hoàn thành một cơ sở dữ liệu phù hợp cho trang web. Điều này đã giúp đẩy nhanh quá trình phát triển của trang web.</w:delText>
        </w:r>
      </w:del>
      <w:ins w:id="517" w:author="ĐÀNG ANH MIN ROG" w:date="2023-06-11T06:15:00Z">
        <w:r w:rsidR="005C5BF3" w:rsidRPr="005C5BF3">
          <w:rPr>
            <w:sz w:val="26"/>
            <w:szCs w:val="26"/>
          </w:rPr>
          <w:t xml:space="preserve">Qua việc xây dựng trang web </w:t>
        </w:r>
      </w:ins>
      <w:r w:rsidR="00652AFE">
        <w:rPr>
          <w:sz w:val="26"/>
          <w:szCs w:val="26"/>
        </w:rPr>
        <w:t>dự đoán phân tích chi phí hóa đơn tiền điện nước</w:t>
      </w:r>
      <w:ins w:id="518" w:author="ĐÀNG ANH MIN ROG" w:date="2023-06-11T06:15:00Z">
        <w:r w:rsidR="005C5BF3" w:rsidRPr="005C5BF3">
          <w:rPr>
            <w:sz w:val="26"/>
            <w:szCs w:val="26"/>
          </w:rPr>
          <w:t xml:space="preserve">, nhóm đã nắm được cách thiết kế một trang web sử dụng </w:t>
        </w:r>
      </w:ins>
      <w:r w:rsidR="00652AFE">
        <w:rPr>
          <w:sz w:val="26"/>
          <w:szCs w:val="26"/>
        </w:rPr>
        <w:t>Python</w:t>
      </w:r>
      <w:ins w:id="519" w:author="ĐÀNG ANH MIN ROG" w:date="2023-06-11T06:15:00Z">
        <w:r w:rsidR="005C5BF3" w:rsidRPr="005C5BF3">
          <w:rPr>
            <w:sz w:val="26"/>
            <w:szCs w:val="26"/>
          </w:rPr>
          <w:t xml:space="preserve"> và làm việc với trang web, từ việc triển khai lên môi trường Internet cho đến đáp ứng yêu cầu của người dùng. Các thành viên trong nhóm đã thay phiên nhau hoàn thiện giao diện của trang web và đến nay, người dùng có thể dễ dàng sử dụng trang web thông qua giao diện người dùng thân thiện và hấp dẫn. Công việc backend cũng được nhóm cùng nhau học hỏi và xây dựng, cho phép người dùng truy cập các chức năng cơ bản của một trang web. </w:t>
        </w:r>
      </w:ins>
    </w:p>
    <w:p w14:paraId="27DDFB0B" w14:textId="77777777" w:rsidR="005C5BF3" w:rsidRPr="005C5BF3" w:rsidRDefault="005C5BF3" w:rsidP="005C5BF3">
      <w:pPr>
        <w:ind w:firstLine="720"/>
        <w:jc w:val="both"/>
        <w:rPr>
          <w:ins w:id="520" w:author="ĐÀNG ANH MIN ROG" w:date="2023-06-11T06:15:00Z"/>
          <w:sz w:val="26"/>
          <w:szCs w:val="26"/>
        </w:rPr>
      </w:pPr>
      <w:ins w:id="521" w:author="ĐÀNG ANH MIN ROG" w:date="2023-06-11T06:15:00Z">
        <w:r w:rsidRPr="005C5BF3">
          <w:rPr>
            <w:sz w:val="26"/>
            <w:szCs w:val="26"/>
          </w:rPr>
          <w:t>Một trong những nhiệm vụ quan trọng để hoàn thiện trang web là thiết kế cơ sở dữ liệu cho hệ thống. Sau nhiều cuộc thảo luận và trao đổi, nhóm đã đồng ý và hoàn thành một cơ sở dữ liệu phù hợp cho trang web. Điều này đã giúp đẩy nhanh quá trình phát triển của trang web.</w:t>
        </w:r>
      </w:ins>
    </w:p>
    <w:p w14:paraId="09F4A52C" w14:textId="77777777" w:rsidR="005C5BF3" w:rsidRPr="005C5BF3" w:rsidRDefault="005C5BF3" w:rsidP="005C5BF3">
      <w:pPr>
        <w:ind w:firstLine="720"/>
        <w:jc w:val="both"/>
        <w:rPr>
          <w:ins w:id="522" w:author="ĐÀNG ANH MIN ROG" w:date="2023-06-11T06:15:00Z"/>
          <w:sz w:val="26"/>
          <w:szCs w:val="26"/>
        </w:rPr>
      </w:pPr>
      <w:ins w:id="523" w:author="ĐÀNG ANH MIN ROG" w:date="2023-06-11T06:15:00Z">
        <w:r w:rsidRPr="005C5BF3">
          <w:rPr>
            <w:sz w:val="26"/>
            <w:szCs w:val="26"/>
          </w:rPr>
          <w:t>Cuối cùng sẽ là những phần mà nhóm đã hoàn thành trong đồ án này:</w:t>
        </w:r>
      </w:ins>
    </w:p>
    <w:p w14:paraId="09714A1A" w14:textId="14DB87A5" w:rsidR="005C5BF3" w:rsidRPr="005C5BF3" w:rsidRDefault="005C5BF3" w:rsidP="005C5BF3">
      <w:pPr>
        <w:ind w:firstLine="720"/>
        <w:jc w:val="both"/>
        <w:rPr>
          <w:ins w:id="524" w:author="ĐÀNG ANH MIN ROG" w:date="2023-06-11T06:15:00Z"/>
          <w:sz w:val="26"/>
          <w:szCs w:val="26"/>
        </w:rPr>
      </w:pPr>
      <w:ins w:id="525" w:author="ĐÀNG ANH MIN ROG" w:date="2023-06-11T06:15:00Z">
        <w:r w:rsidRPr="005C5BF3">
          <w:rPr>
            <w:sz w:val="26"/>
            <w:szCs w:val="26"/>
          </w:rPr>
          <w:t xml:space="preserve">Các chức năng dành cho người dùng: Đăng nhập, đăng ký thành viên trên hệ thống, </w:t>
        </w:r>
      </w:ins>
      <w:r w:rsidR="00652AFE">
        <w:rPr>
          <w:sz w:val="26"/>
          <w:szCs w:val="26"/>
        </w:rPr>
        <w:t>tải hóa đơn lên theo từng kỳ tháng, xem số liệu phân tích trong tương lai, chỉnh sửa thông tin cá nhân của mình,…</w:t>
      </w:r>
    </w:p>
    <w:p w14:paraId="5A347500" w14:textId="6CF58111" w:rsidR="005C5BF3" w:rsidRPr="005C5BF3" w:rsidRDefault="005C5BF3" w:rsidP="005C5BF3">
      <w:pPr>
        <w:ind w:firstLine="720"/>
        <w:jc w:val="both"/>
        <w:rPr>
          <w:ins w:id="526" w:author="ĐÀNG ANH MIN ROG" w:date="2023-06-11T06:15:00Z"/>
          <w:sz w:val="26"/>
          <w:szCs w:val="26"/>
        </w:rPr>
      </w:pPr>
      <w:ins w:id="527" w:author="ĐÀNG ANH MIN ROG" w:date="2023-06-11T06:15:00Z">
        <w:r w:rsidRPr="005C5BF3">
          <w:rPr>
            <w:sz w:val="26"/>
            <w:szCs w:val="26"/>
          </w:rPr>
          <w:t xml:space="preserve">Các chức năng quản trị: Quản lý </w:t>
        </w:r>
      </w:ins>
      <w:r w:rsidR="00652AFE">
        <w:rPr>
          <w:sz w:val="26"/>
          <w:szCs w:val="26"/>
        </w:rPr>
        <w:t>user</w:t>
      </w:r>
      <w:ins w:id="528" w:author="ĐÀNG ANH MIN ROG" w:date="2023-06-11T06:15:00Z">
        <w:r w:rsidRPr="005C5BF3">
          <w:rPr>
            <w:sz w:val="26"/>
            <w:szCs w:val="26"/>
          </w:rPr>
          <w:t xml:space="preserve">, quản lý </w:t>
        </w:r>
      </w:ins>
      <w:r w:rsidR="00652AFE">
        <w:rPr>
          <w:sz w:val="26"/>
          <w:szCs w:val="26"/>
        </w:rPr>
        <w:t>hóa đơn</w:t>
      </w:r>
      <w:ins w:id="529" w:author="ĐÀNG ANH MIN ROG" w:date="2023-06-11T06:15:00Z">
        <w:r w:rsidRPr="005C5BF3">
          <w:rPr>
            <w:sz w:val="26"/>
            <w:szCs w:val="26"/>
          </w:rPr>
          <w:t>, thống kê</w:t>
        </w:r>
      </w:ins>
      <w:r w:rsidR="00652AFE">
        <w:rPr>
          <w:sz w:val="26"/>
          <w:szCs w:val="26"/>
        </w:rPr>
        <w:t xml:space="preserve"> người dùng, thống kê hóa đơn, phân tích dữ liệu</w:t>
      </w:r>
      <w:ins w:id="530" w:author="ĐÀNG ANH MIN ROG" w:date="2023-06-11T06:15:00Z">
        <w:r w:rsidRPr="005C5BF3">
          <w:rPr>
            <w:sz w:val="26"/>
            <w:szCs w:val="26"/>
          </w:rPr>
          <w:t>.</w:t>
        </w:r>
      </w:ins>
    </w:p>
    <w:p w14:paraId="107DF1E8" w14:textId="21654E7B" w:rsidR="005C5BF3" w:rsidRDefault="005C5BF3" w:rsidP="005C5BF3">
      <w:pPr>
        <w:ind w:firstLine="720"/>
        <w:jc w:val="both"/>
        <w:rPr>
          <w:sz w:val="26"/>
          <w:szCs w:val="26"/>
        </w:rPr>
      </w:pPr>
      <w:ins w:id="531" w:author="ĐÀNG ANH MIN ROG" w:date="2023-06-11T06:15:00Z">
        <w:r w:rsidRPr="005C5BF3">
          <w:rPr>
            <w:sz w:val="26"/>
            <w:szCs w:val="26"/>
          </w:rPr>
          <w:t>Qua đó, người dùng có thể tương tác với hệ thống và quản lý thông tin người dùng một cách an toàn và bảo mật.</w:t>
        </w:r>
      </w:ins>
    </w:p>
    <w:p w14:paraId="335A62D8" w14:textId="77777777" w:rsidR="005447E4" w:rsidRDefault="00000000" w:rsidP="00F36D74">
      <w:pPr>
        <w:pStyle w:val="Heading2"/>
      </w:pPr>
      <w:bookmarkStart w:id="532" w:name="_heading=h.e7g35ibge31p" w:colFirst="0" w:colLast="0"/>
      <w:bookmarkStart w:id="533" w:name="_heading=h.l6l5i1c9oqaz" w:colFirst="0" w:colLast="0"/>
      <w:bookmarkStart w:id="534" w:name="_heading=h.804qey7zfk76" w:colFirst="0" w:colLast="0"/>
      <w:bookmarkStart w:id="535" w:name="_Toc153583274"/>
      <w:bookmarkStart w:id="536" w:name="_Toc153587699"/>
      <w:bookmarkStart w:id="537" w:name="_Toc154678621"/>
      <w:bookmarkEnd w:id="532"/>
      <w:bookmarkEnd w:id="533"/>
      <w:bookmarkEnd w:id="534"/>
      <w:r>
        <w:t>Hướng phát triển:</w:t>
      </w:r>
      <w:bookmarkEnd w:id="535"/>
      <w:bookmarkEnd w:id="536"/>
      <w:bookmarkEnd w:id="537"/>
    </w:p>
    <w:p w14:paraId="2D8EBC94" w14:textId="77777777" w:rsidR="005447E4" w:rsidRDefault="00000000" w:rsidP="00F36D74">
      <w:pPr>
        <w:widowControl w:val="0"/>
        <w:ind w:firstLine="720"/>
        <w:jc w:val="both"/>
        <w:rPr>
          <w:sz w:val="26"/>
          <w:szCs w:val="26"/>
        </w:rPr>
      </w:pPr>
      <w:bookmarkStart w:id="538" w:name="_heading=h.a541wakqmgl3" w:colFirst="0" w:colLast="0"/>
      <w:bookmarkEnd w:id="538"/>
      <w:r>
        <w:rPr>
          <w:sz w:val="26"/>
          <w:szCs w:val="26"/>
        </w:rPr>
        <w:t>Đề tài có thể phát triển và mở rộng theo nhiều hướng cụ thể như sau:</w:t>
      </w:r>
    </w:p>
    <w:p w14:paraId="57E557E0" w14:textId="77777777" w:rsidR="005447E4" w:rsidRDefault="00000000">
      <w:pPr>
        <w:numPr>
          <w:ilvl w:val="0"/>
          <w:numId w:val="11"/>
        </w:numPr>
        <w:jc w:val="both"/>
        <w:rPr>
          <w:sz w:val="26"/>
          <w:szCs w:val="26"/>
        </w:rPr>
      </w:pPr>
      <w:r>
        <w:rPr>
          <w:sz w:val="26"/>
          <w:szCs w:val="26"/>
        </w:rPr>
        <w:t>Nâng cấp giao diện chuyên nghiệp và đẹp mắt hơn.</w:t>
      </w:r>
    </w:p>
    <w:p w14:paraId="14690B9D" w14:textId="77777777" w:rsidR="005447E4" w:rsidRDefault="00000000">
      <w:pPr>
        <w:numPr>
          <w:ilvl w:val="0"/>
          <w:numId w:val="11"/>
        </w:numPr>
        <w:jc w:val="both"/>
        <w:rPr>
          <w:sz w:val="26"/>
          <w:szCs w:val="26"/>
        </w:rPr>
      </w:pPr>
      <w:r>
        <w:rPr>
          <w:sz w:val="26"/>
          <w:szCs w:val="26"/>
        </w:rPr>
        <w:t>Thiết kế giao diện phù hợp với nhiều loại thiết bị hơn.</w:t>
      </w:r>
    </w:p>
    <w:p w14:paraId="1CEF3458" w14:textId="77777777" w:rsidR="005447E4" w:rsidRDefault="00000000">
      <w:pPr>
        <w:numPr>
          <w:ilvl w:val="0"/>
          <w:numId w:val="11"/>
        </w:numPr>
        <w:jc w:val="both"/>
        <w:rPr>
          <w:sz w:val="26"/>
          <w:szCs w:val="26"/>
        </w:rPr>
      </w:pPr>
      <w:r>
        <w:rPr>
          <w:sz w:val="26"/>
          <w:szCs w:val="26"/>
        </w:rPr>
        <w:lastRenderedPageBreak/>
        <w:t>Thống kê số lượng người ghé trang web.</w:t>
      </w:r>
    </w:p>
    <w:p w14:paraId="1FB7D130" w14:textId="77777777" w:rsidR="005447E4" w:rsidRDefault="00000000">
      <w:pPr>
        <w:numPr>
          <w:ilvl w:val="0"/>
          <w:numId w:val="11"/>
        </w:numPr>
        <w:jc w:val="both"/>
        <w:rPr>
          <w:sz w:val="26"/>
          <w:szCs w:val="26"/>
        </w:rPr>
      </w:pPr>
      <w:r>
        <w:rPr>
          <w:sz w:val="26"/>
          <w:szCs w:val="26"/>
        </w:rPr>
        <w:t>Đăng nhập bằng Google, Facebook.</w:t>
      </w:r>
    </w:p>
    <w:p w14:paraId="69E0E145" w14:textId="77777777" w:rsidR="005447E4" w:rsidRDefault="00000000">
      <w:pPr>
        <w:numPr>
          <w:ilvl w:val="0"/>
          <w:numId w:val="11"/>
        </w:numPr>
        <w:jc w:val="both"/>
        <w:rPr>
          <w:sz w:val="26"/>
          <w:szCs w:val="26"/>
        </w:rPr>
      </w:pPr>
      <w:r>
        <w:rPr>
          <w:sz w:val="26"/>
          <w:szCs w:val="26"/>
        </w:rPr>
        <w:t>Thêm các trang tin tức, diễn đàn cho người dùng thảo luận.</w:t>
      </w:r>
    </w:p>
    <w:p w14:paraId="732F152A" w14:textId="44349A74" w:rsidR="005447E4" w:rsidRDefault="00000000">
      <w:pPr>
        <w:numPr>
          <w:ilvl w:val="0"/>
          <w:numId w:val="11"/>
        </w:numPr>
        <w:jc w:val="both"/>
        <w:rPr>
          <w:sz w:val="26"/>
          <w:szCs w:val="26"/>
        </w:rPr>
      </w:pPr>
      <w:r>
        <w:rPr>
          <w:sz w:val="26"/>
          <w:szCs w:val="26"/>
        </w:rPr>
        <w:t>Thêm quảng cáo</w:t>
      </w:r>
      <w:r w:rsidR="00624D2C">
        <w:rPr>
          <w:sz w:val="26"/>
          <w:szCs w:val="26"/>
        </w:rPr>
        <w:t xml:space="preserve"> để người dùng biết nhiều hơn</w:t>
      </w:r>
    </w:p>
    <w:p w14:paraId="3F788AB6" w14:textId="113A31DA" w:rsidR="00652AFE" w:rsidRPr="00652AFE" w:rsidRDefault="00652AFE" w:rsidP="00652AFE">
      <w:pPr>
        <w:numPr>
          <w:ilvl w:val="0"/>
          <w:numId w:val="11"/>
        </w:numPr>
        <w:jc w:val="both"/>
        <w:rPr>
          <w:sz w:val="26"/>
          <w:szCs w:val="26"/>
        </w:rPr>
      </w:pPr>
      <w:r>
        <w:rPr>
          <w:sz w:val="26"/>
          <w:szCs w:val="26"/>
        </w:rPr>
        <w:t>Tải hóa đơn theo URL.</w:t>
      </w:r>
    </w:p>
    <w:p w14:paraId="2B8A5EE4" w14:textId="77777777" w:rsidR="005447E4" w:rsidRDefault="00000000" w:rsidP="00F36D74">
      <w:pPr>
        <w:ind w:firstLine="720"/>
        <w:jc w:val="both"/>
        <w:rPr>
          <w:sz w:val="26"/>
          <w:szCs w:val="26"/>
        </w:rPr>
      </w:pPr>
      <w:r>
        <w:rPr>
          <w:sz w:val="26"/>
          <w:szCs w:val="26"/>
        </w:rPr>
        <w:t>Trong tương lai, hệ thống sẽ bổ sung thêm nhiều chức năng hơn nữa để tăng tính hiệu quả và giúp cho người dùng sử dụng an toàn bảo mật hơn.</w:t>
      </w:r>
    </w:p>
    <w:p w14:paraId="0549D386" w14:textId="4249885E" w:rsidR="005447E4" w:rsidRDefault="00000000" w:rsidP="00F36D74">
      <w:pPr>
        <w:ind w:firstLine="720"/>
        <w:jc w:val="both"/>
        <w:rPr>
          <w:sz w:val="26"/>
          <w:szCs w:val="26"/>
        </w:rPr>
      </w:pPr>
      <w:bookmarkStart w:id="539" w:name="_heading=h.tvlentksbpqd" w:colFirst="0" w:colLast="0"/>
      <w:bookmarkEnd w:id="539"/>
      <w:r>
        <w:rPr>
          <w:sz w:val="26"/>
          <w:szCs w:val="26"/>
        </w:rPr>
        <w:t>Bên cạnh các chức năng cần thiết đó, còn một số lỗi trong hệ thống sẽ được khắc phục tốt hơn, cho website sử dụng an toàn và cải tiến hơn.</w:t>
      </w:r>
      <w:r>
        <w:br w:type="page"/>
      </w:r>
    </w:p>
    <w:p w14:paraId="7C446E1A" w14:textId="77777777" w:rsidR="005447E4" w:rsidRPr="00791C2C" w:rsidRDefault="00000000" w:rsidP="00791C2C">
      <w:pPr>
        <w:rPr>
          <w:b/>
          <w:bCs/>
          <w:sz w:val="32"/>
          <w:szCs w:val="32"/>
        </w:rPr>
      </w:pPr>
      <w:bookmarkStart w:id="540" w:name="_heading=h.yciec6z4w7vh" w:colFirst="0" w:colLast="0"/>
      <w:bookmarkEnd w:id="540"/>
      <w:r w:rsidRPr="00791C2C">
        <w:rPr>
          <w:b/>
          <w:bCs/>
          <w:sz w:val="32"/>
          <w:szCs w:val="32"/>
        </w:rPr>
        <w:lastRenderedPageBreak/>
        <w:t>TÀI LIỆU THAM KHẢO</w:t>
      </w:r>
    </w:p>
    <w:p w14:paraId="65964065" w14:textId="750B14C9" w:rsidR="004776E6" w:rsidRDefault="00237B32" w:rsidP="004776E6">
      <w:pPr>
        <w:jc w:val="left"/>
        <w:rPr>
          <w:color w:val="000000"/>
          <w:sz w:val="26"/>
          <w:szCs w:val="26"/>
        </w:rPr>
      </w:pPr>
      <w:bookmarkStart w:id="541" w:name="_heading=h.bymz251q0nz1" w:colFirst="0" w:colLast="0"/>
      <w:bookmarkEnd w:id="541"/>
      <w:ins w:id="542" w:author="ĐÀNG ANH MIN ROG" w:date="2023-06-11T06:46:00Z">
        <w:r w:rsidRPr="00237B32">
          <w:rPr>
            <w:color w:val="000000"/>
            <w:sz w:val="26"/>
            <w:szCs w:val="26"/>
          </w:rPr>
          <w:t xml:space="preserve">[1] </w:t>
        </w:r>
      </w:ins>
      <w:r w:rsidR="004776E6">
        <w:rPr>
          <w:color w:val="000000"/>
          <w:sz w:val="26"/>
          <w:szCs w:val="26"/>
        </w:rPr>
        <w:t xml:space="preserve">Hướng dẫn tạo FastAPI: </w:t>
      </w:r>
      <w:hyperlink r:id="rId34" w:history="1">
        <w:r w:rsidR="004776E6" w:rsidRPr="00301113">
          <w:rPr>
            <w:rStyle w:val="Hyperlink"/>
            <w:sz w:val="26"/>
            <w:szCs w:val="26"/>
          </w:rPr>
          <w:t>https://viblo.asia/p/fastapi-phan-1-gioi-thieu-va-setup-moi-truong-WR5JRxjQVGv</w:t>
        </w:r>
      </w:hyperlink>
    </w:p>
    <w:p w14:paraId="35FCC9DF" w14:textId="76AC4324" w:rsidR="004776E6" w:rsidRDefault="004776E6" w:rsidP="004776E6">
      <w:pPr>
        <w:jc w:val="left"/>
        <w:rPr>
          <w:color w:val="000000"/>
          <w:sz w:val="26"/>
          <w:szCs w:val="26"/>
        </w:rPr>
      </w:pPr>
      <w:r>
        <w:rPr>
          <w:color w:val="000000"/>
          <w:sz w:val="26"/>
          <w:szCs w:val="26"/>
        </w:rPr>
        <w:t xml:space="preserve">[2] Hồi quy tuyến tính là gì? </w:t>
      </w:r>
      <w:hyperlink r:id="rId35" w:history="1">
        <w:r w:rsidRPr="00301113">
          <w:rPr>
            <w:rStyle w:val="Hyperlink"/>
            <w:sz w:val="26"/>
            <w:szCs w:val="26"/>
          </w:rPr>
          <w:t>https://aws.amazon.com/vi/what-is/linear-regression/</w:t>
        </w:r>
      </w:hyperlink>
    </w:p>
    <w:p w14:paraId="1CFE088B" w14:textId="62E7C775" w:rsidR="004776E6" w:rsidRDefault="004776E6" w:rsidP="004776E6">
      <w:pPr>
        <w:jc w:val="left"/>
        <w:rPr>
          <w:color w:val="000000"/>
          <w:sz w:val="26"/>
          <w:szCs w:val="26"/>
        </w:rPr>
      </w:pPr>
      <w:r>
        <w:rPr>
          <w:color w:val="000000"/>
          <w:sz w:val="26"/>
          <w:szCs w:val="26"/>
        </w:rPr>
        <w:t xml:space="preserve">[3] Phân tích hồi quy tuyến tính đơn giản </w:t>
      </w:r>
      <w:hyperlink r:id="rId36" w:history="1">
        <w:r w:rsidRPr="00301113">
          <w:rPr>
            <w:rStyle w:val="Hyperlink"/>
            <w:sz w:val="26"/>
            <w:szCs w:val="26"/>
          </w:rPr>
          <w:t>https://bvag.com.vn/wp-content/uploads/2013/01/k2_attachments_PHAN-TICH-HOI-QUY-TUYEN-TINH-DON-GIAN.pdf</w:t>
        </w:r>
      </w:hyperlink>
    </w:p>
    <w:p w14:paraId="643E9915" w14:textId="59942F84" w:rsidR="004776E6" w:rsidRDefault="004776E6" w:rsidP="004776E6">
      <w:pPr>
        <w:jc w:val="left"/>
        <w:rPr>
          <w:color w:val="000000"/>
          <w:sz w:val="26"/>
          <w:szCs w:val="26"/>
        </w:rPr>
      </w:pPr>
      <w:r>
        <w:rPr>
          <w:color w:val="000000"/>
          <w:sz w:val="26"/>
          <w:szCs w:val="26"/>
        </w:rPr>
        <w:t xml:space="preserve">[4] </w:t>
      </w:r>
      <w:r w:rsidRPr="004776E6">
        <w:rPr>
          <w:color w:val="000000"/>
          <w:sz w:val="26"/>
          <w:szCs w:val="26"/>
        </w:rPr>
        <w:t>Đề tài Phân tích thiết kế hệ thống Quản lý tiền điện của một xã</w:t>
      </w:r>
      <w:r>
        <w:rPr>
          <w:color w:val="000000"/>
          <w:sz w:val="26"/>
          <w:szCs w:val="26"/>
        </w:rPr>
        <w:t xml:space="preserve"> </w:t>
      </w:r>
      <w:hyperlink r:id="rId37" w:history="1">
        <w:r w:rsidRPr="00301113">
          <w:rPr>
            <w:rStyle w:val="Hyperlink"/>
            <w:sz w:val="26"/>
            <w:szCs w:val="26"/>
          </w:rPr>
          <w:t>https://luanvan.net.vn/luan-van/de-tai-phan-tich-thiet-ke-he-thong-quan-ly-tien-dien-cua-mot-xa-52824/</w:t>
        </w:r>
      </w:hyperlink>
    </w:p>
    <w:p w14:paraId="7B80E829" w14:textId="7A446344" w:rsidR="004776E6" w:rsidRDefault="004776E6" w:rsidP="004776E6">
      <w:pPr>
        <w:jc w:val="left"/>
        <w:rPr>
          <w:color w:val="000000"/>
          <w:sz w:val="26"/>
          <w:szCs w:val="26"/>
        </w:rPr>
      </w:pPr>
      <w:r>
        <w:rPr>
          <w:color w:val="000000"/>
          <w:sz w:val="26"/>
          <w:szCs w:val="26"/>
        </w:rPr>
        <w:t>[5] Đ</w:t>
      </w:r>
      <w:r w:rsidRPr="004776E6">
        <w:rPr>
          <w:color w:val="000000"/>
          <w:sz w:val="26"/>
          <w:szCs w:val="26"/>
        </w:rPr>
        <w:t>ồ án phân tích thiết kế hệ thống quản lí tiền điện</w:t>
      </w:r>
      <w:r>
        <w:rPr>
          <w:color w:val="000000"/>
          <w:sz w:val="26"/>
          <w:szCs w:val="26"/>
        </w:rPr>
        <w:t xml:space="preserve"> </w:t>
      </w:r>
      <w:hyperlink r:id="rId38" w:history="1">
        <w:r w:rsidRPr="00301113">
          <w:rPr>
            <w:rStyle w:val="Hyperlink"/>
            <w:sz w:val="26"/>
            <w:szCs w:val="26"/>
          </w:rPr>
          <w:t>https://www.thuvientailieu.vn/tai-lieu/do-an-phan-tich-thiet-ke-he-thong-quan-li-tien-dien-3919/</w:t>
        </w:r>
      </w:hyperlink>
    </w:p>
    <w:p w14:paraId="34CBB3A6" w14:textId="77777777" w:rsidR="004776E6" w:rsidRPr="00AE111C" w:rsidDel="00C96258" w:rsidRDefault="004776E6" w:rsidP="004776E6">
      <w:pPr>
        <w:jc w:val="left"/>
        <w:rPr>
          <w:del w:id="543" w:author="ĐÀNG ANH MIN ROG" w:date="2023-06-11T06:48:00Z"/>
        </w:rPr>
      </w:pPr>
    </w:p>
    <w:p w14:paraId="6840E503" w14:textId="77777777" w:rsidR="005447E4" w:rsidRDefault="005447E4">
      <w:pPr>
        <w:jc w:val="left"/>
        <w:rPr>
          <w:color w:val="4472C4"/>
          <w:sz w:val="26"/>
          <w:szCs w:val="26"/>
          <w:u w:val="single"/>
        </w:rPr>
        <w:pPrChange w:id="544" w:author="ĐÀNG ANH MIN ROG" w:date="2023-06-11T06:51:00Z">
          <w:pPr>
            <w:pBdr>
              <w:top w:val="nil"/>
              <w:left w:val="nil"/>
              <w:bottom w:val="nil"/>
              <w:right w:val="nil"/>
              <w:between w:val="nil"/>
            </w:pBdr>
            <w:ind w:firstLine="720"/>
            <w:jc w:val="both"/>
          </w:pPr>
        </w:pPrChange>
      </w:pPr>
    </w:p>
    <w:sectPr w:rsidR="005447E4" w:rsidSect="00A0561B">
      <w:footerReference w:type="default" r:id="rId39"/>
      <w:footerReference w:type="first" r:id="rId40"/>
      <w:pgSz w:w="12240" w:h="15840"/>
      <w:pgMar w:top="1134" w:right="851" w:bottom="1134" w:left="1701" w:header="720"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Toan Bui" w:date="2023-06-09T10:41:00Z" w:initials="TB">
    <w:p w14:paraId="35E27ADB" w14:textId="77777777" w:rsidR="007330BC" w:rsidRDefault="007330BC" w:rsidP="007330BC">
      <w:pPr>
        <w:pStyle w:val="CommentText"/>
      </w:pPr>
      <w:r>
        <w:rPr>
          <w:rStyle w:val="CommentReference"/>
        </w:rPr>
        <w:annotationRef/>
      </w:r>
      <w:r>
        <w:t>Bỏ tất cả logo trong cuốn báo cáo</w:t>
      </w:r>
    </w:p>
  </w:comment>
  <w:comment w:id="176" w:author="Toan Bui" w:date="2023-06-09T10:43:00Z" w:initials="TB">
    <w:p w14:paraId="7B2304E2" w14:textId="54DB163D" w:rsidR="005938D8" w:rsidRDefault="005938D8">
      <w:pPr>
        <w:pStyle w:val="CommentText"/>
      </w:pPr>
      <w:r>
        <w:rPr>
          <w:rStyle w:val="CommentReference"/>
        </w:rPr>
        <w:annotationRef/>
      </w:r>
      <w:r>
        <w:t>bỏ tất cả : trong header, xem lại toàn bộ cuốn báo cáo</w:t>
      </w:r>
    </w:p>
  </w:comment>
  <w:comment w:id="306" w:author="Toan Bui" w:date="2023-06-09T10:43:00Z" w:initials="TB">
    <w:p w14:paraId="405F4707" w14:textId="7A81958F" w:rsidR="005938D8" w:rsidRDefault="005938D8">
      <w:pPr>
        <w:pStyle w:val="CommentText"/>
      </w:pPr>
      <w:r>
        <w:rPr>
          <w:rStyle w:val="CommentReference"/>
        </w:rPr>
        <w:annotationRef/>
      </w:r>
      <w:r>
        <w:t>sai chính tả, xem lại toàn bộ cuốn báo cáo</w:t>
      </w:r>
    </w:p>
  </w:comment>
  <w:comment w:id="318" w:author="Toan Bui" w:date="2023-06-09T10:44:00Z" w:initials="TB">
    <w:p w14:paraId="7B8F6CB8" w14:textId="77777777" w:rsidR="00305CF4" w:rsidRDefault="00305CF4" w:rsidP="00305CF4">
      <w:pPr>
        <w:pStyle w:val="CommentText"/>
      </w:pPr>
      <w:r>
        <w:rPr>
          <w:rStyle w:val="CommentReference"/>
        </w:rPr>
        <w:annotationRef/>
      </w:r>
      <w:r>
        <w:t>tài liệu tham khảo</w:t>
      </w:r>
    </w:p>
  </w:comment>
  <w:comment w:id="322" w:author="Toan Bui" w:date="2023-06-09T10:44:00Z" w:initials="TB">
    <w:p w14:paraId="484ADBB5" w14:textId="77777777" w:rsidR="00305CF4" w:rsidRDefault="00305CF4" w:rsidP="00305CF4">
      <w:pPr>
        <w:pStyle w:val="CommentText"/>
      </w:pPr>
      <w:r>
        <w:rPr>
          <w:rStyle w:val="CommentReference"/>
        </w:rPr>
        <w:annotationRef/>
      </w:r>
      <w:r>
        <w:t>tài liệut ham khảo</w:t>
      </w:r>
    </w:p>
  </w:comment>
  <w:comment w:id="397" w:author="Toan Bui" w:date="2023-06-09T10:45:00Z" w:initials="TB">
    <w:p w14:paraId="6B509699" w14:textId="421C1E54" w:rsidR="005938D8" w:rsidRDefault="005938D8">
      <w:pPr>
        <w:pStyle w:val="CommentText"/>
      </w:pPr>
      <w:r>
        <w:rPr>
          <w:rStyle w:val="CommentReference"/>
        </w:rPr>
        <w:annotationRef/>
      </w:r>
      <w:r>
        <w:t>Xem lại cách đánh số bảng, tương tự như Hình</w:t>
      </w:r>
    </w:p>
  </w:comment>
  <w:comment w:id="509" w:author="Toan Bui" w:date="2023-06-09T10:47:00Z" w:initials="TB">
    <w:p w14:paraId="35901CB9" w14:textId="129C2B58" w:rsidR="005938D8" w:rsidRDefault="005938D8">
      <w:pPr>
        <w:pStyle w:val="CommentText"/>
      </w:pPr>
      <w:r>
        <w:rPr>
          <w:rStyle w:val="CommentReference"/>
        </w:rPr>
        <w:annotationRef/>
      </w:r>
      <w:r>
        <w:t>Bổ sung các chức năng đã hoàn thành, các chức năng chưa hoàn thành, không nói chung chung</w:t>
      </w:r>
    </w:p>
  </w:comment>
  <w:comment w:id="513" w:author="Toan Bui" w:date="2023-06-09T10:48:00Z" w:initials="TB">
    <w:p w14:paraId="651C9D91" w14:textId="710CC2DA" w:rsidR="005938D8" w:rsidRDefault="005938D8">
      <w:pPr>
        <w:pStyle w:val="CommentText"/>
      </w:pPr>
      <w:r>
        <w:rPr>
          <w:rStyle w:val="CommentReference"/>
        </w:rPr>
        <w:annotationRef/>
      </w:r>
      <w:r>
        <w:t>Bổ sung mô tả thực nghiệm của API server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E27ADB" w15:done="0"/>
  <w15:commentEx w15:paraId="7B2304E2" w15:done="0"/>
  <w15:commentEx w15:paraId="405F4707" w15:done="0"/>
  <w15:commentEx w15:paraId="7B8F6CB8" w15:done="0"/>
  <w15:commentEx w15:paraId="484ADBB5" w15:done="0"/>
  <w15:commentEx w15:paraId="6B509699" w15:done="0"/>
  <w15:commentEx w15:paraId="35901CB9" w15:done="0"/>
  <w15:commentEx w15:paraId="651C9D9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2D806F" w16cex:dateUtc="2023-06-09T03:41:00Z"/>
  <w16cex:commentExtensible w16cex:durableId="282D80D3" w16cex:dateUtc="2023-06-09T03:43:00Z"/>
  <w16cex:commentExtensible w16cex:durableId="282D80E9" w16cex:dateUtc="2023-06-09T03:43:00Z"/>
  <w16cex:commentExtensible w16cex:durableId="282D8116" w16cex:dateUtc="2023-06-09T03:44:00Z"/>
  <w16cex:commentExtensible w16cex:durableId="282D8120" w16cex:dateUtc="2023-06-09T03:44:00Z"/>
  <w16cex:commentExtensible w16cex:durableId="282D8153" w16cex:dateUtc="2023-06-09T03:45:00Z"/>
  <w16cex:commentExtensible w16cex:durableId="282D81C5" w16cex:dateUtc="2023-06-09T03:47:00Z"/>
  <w16cex:commentExtensible w16cex:durableId="282D81EB" w16cex:dateUtc="2023-06-09T03: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E27ADB" w16cid:durableId="282D806F"/>
  <w16cid:commentId w16cid:paraId="7B2304E2" w16cid:durableId="282D80D3"/>
  <w16cid:commentId w16cid:paraId="405F4707" w16cid:durableId="282D80E9"/>
  <w16cid:commentId w16cid:paraId="7B8F6CB8" w16cid:durableId="282D8116"/>
  <w16cid:commentId w16cid:paraId="484ADBB5" w16cid:durableId="282D8120"/>
  <w16cid:commentId w16cid:paraId="6B509699" w16cid:durableId="282D8153"/>
  <w16cid:commentId w16cid:paraId="35901CB9" w16cid:durableId="282D81C5"/>
  <w16cid:commentId w16cid:paraId="651C9D91" w16cid:durableId="282D81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A7EFFB" w14:textId="77777777" w:rsidR="002444E5" w:rsidRDefault="002444E5">
      <w:pPr>
        <w:spacing w:before="0" w:after="0" w:line="240" w:lineRule="auto"/>
      </w:pPr>
      <w:r>
        <w:separator/>
      </w:r>
    </w:p>
  </w:endnote>
  <w:endnote w:type="continuationSeparator" w:id="0">
    <w:p w14:paraId="5794C54E" w14:textId="77777777" w:rsidR="002444E5" w:rsidRDefault="002444E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561DF" w14:textId="77777777" w:rsidR="005447E4" w:rsidRDefault="005447E4">
    <w:pPr>
      <w:pBdr>
        <w:top w:val="nil"/>
        <w:left w:val="nil"/>
        <w:bottom w:val="nil"/>
        <w:right w:val="nil"/>
        <w:between w:val="nil"/>
      </w:pBdr>
      <w:tabs>
        <w:tab w:val="center" w:pos="4680"/>
        <w:tab w:val="right" w:pos="9360"/>
      </w:tabs>
      <w:rPr>
        <w:smallCaps/>
        <w:color w:val="4472C4"/>
      </w:rPr>
    </w:pPr>
  </w:p>
  <w:p w14:paraId="3C287DE1" w14:textId="77777777" w:rsidR="005447E4" w:rsidRDefault="005447E4">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286D5" w14:textId="57ED3300" w:rsidR="005447E4" w:rsidRDefault="00000000">
    <w:pPr>
      <w:pBdr>
        <w:top w:val="nil"/>
        <w:left w:val="nil"/>
        <w:bottom w:val="nil"/>
        <w:right w:val="nil"/>
        <w:between w:val="nil"/>
      </w:pBdr>
      <w:tabs>
        <w:tab w:val="center" w:pos="4680"/>
        <w:tab w:val="right" w:pos="9360"/>
      </w:tabs>
      <w:rPr>
        <w:smallCaps/>
        <w:color w:val="4472C4"/>
      </w:rPr>
    </w:pPr>
    <w:r>
      <w:rPr>
        <w:smallCaps/>
        <w:color w:val="4472C4"/>
      </w:rPr>
      <w:fldChar w:fldCharType="begin"/>
    </w:r>
    <w:r>
      <w:rPr>
        <w:smallCaps/>
        <w:color w:val="4472C4"/>
      </w:rPr>
      <w:instrText>PAGE</w:instrText>
    </w:r>
    <w:r>
      <w:rPr>
        <w:smallCaps/>
        <w:color w:val="4472C4"/>
      </w:rPr>
      <w:fldChar w:fldCharType="separate"/>
    </w:r>
    <w:r w:rsidR="00A0561B">
      <w:rPr>
        <w:smallCaps/>
        <w:noProof/>
        <w:color w:val="4472C4"/>
      </w:rPr>
      <w:t>2</w:t>
    </w:r>
    <w:r>
      <w:rPr>
        <w:smallCaps/>
        <w:color w:val="4472C4"/>
      </w:rPr>
      <w:fldChar w:fldCharType="end"/>
    </w:r>
  </w:p>
  <w:p w14:paraId="384B7A1D" w14:textId="77777777" w:rsidR="005447E4" w:rsidRDefault="005447E4">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DD86A" w14:textId="6F70D869" w:rsidR="00A0561B" w:rsidRDefault="00A0561B" w:rsidP="00A0561B">
    <w:pPr>
      <w:pStyle w:val="Footer"/>
      <w:tabs>
        <w:tab w:val="clear" w:pos="4680"/>
        <w:tab w:val="clear" w:pos="9360"/>
      </w:tabs>
      <w:ind w:left="4320" w:firstLine="720"/>
      <w:jc w:val="left"/>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vi-VN"/>
      </w:rPr>
      <w:t>2</w:t>
    </w:r>
    <w:r>
      <w:rPr>
        <w:caps/>
        <w:color w:val="4472C4" w:themeColor="accent1"/>
      </w:rPr>
      <w:fldChar w:fldCharType="end"/>
    </w:r>
  </w:p>
  <w:p w14:paraId="283F0E5A" w14:textId="77777777" w:rsidR="005447E4" w:rsidRDefault="005447E4">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152C56" w14:textId="77777777" w:rsidR="002444E5" w:rsidRDefault="002444E5">
      <w:pPr>
        <w:spacing w:before="0" w:after="0" w:line="240" w:lineRule="auto"/>
      </w:pPr>
      <w:r>
        <w:separator/>
      </w:r>
    </w:p>
  </w:footnote>
  <w:footnote w:type="continuationSeparator" w:id="0">
    <w:p w14:paraId="2DA1B72A" w14:textId="77777777" w:rsidR="002444E5" w:rsidRDefault="002444E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01DA3" w14:textId="0CBA80C0" w:rsidR="005447E4" w:rsidRDefault="00000000">
    <w:pPr>
      <w:pBdr>
        <w:top w:val="nil"/>
        <w:left w:val="nil"/>
        <w:bottom w:val="nil"/>
        <w:right w:val="nil"/>
        <w:between w:val="nil"/>
      </w:pBdr>
      <w:tabs>
        <w:tab w:val="center" w:pos="4680"/>
        <w:tab w:val="right" w:pos="9360"/>
      </w:tabs>
      <w:jc w:val="both"/>
      <w:pPrChange w:id="153" w:author="ĐÀNG ANH MIN ROG" w:date="2023-06-10T11:01:00Z">
        <w:pPr>
          <w:pBdr>
            <w:top w:val="nil"/>
            <w:left w:val="nil"/>
            <w:bottom w:val="nil"/>
            <w:right w:val="nil"/>
            <w:between w:val="nil"/>
          </w:pBdr>
          <w:tabs>
            <w:tab w:val="center" w:pos="4680"/>
            <w:tab w:val="right" w:pos="9360"/>
          </w:tabs>
        </w:pPr>
      </w:pPrChange>
    </w:pPr>
    <w:del w:id="154" w:author="ĐÀNG ANH MIN ROG" w:date="2023-06-10T11:19:00Z">
      <w:r w:rsidDel="00155848">
        <w:rPr>
          <w:noProof/>
        </w:rPr>
        <w:drawing>
          <wp:anchor distT="0" distB="0" distL="114300" distR="114300" simplePos="0" relativeHeight="251658240" behindDoc="0" locked="0" layoutInCell="1" hidden="0" allowOverlap="1" wp14:anchorId="305BD6ED" wp14:editId="148C957F">
            <wp:simplePos x="0" y="0"/>
            <wp:positionH relativeFrom="column">
              <wp:posOffset>1</wp:posOffset>
            </wp:positionH>
            <wp:positionV relativeFrom="paragraph">
              <wp:posOffset>-339089</wp:posOffset>
            </wp:positionV>
            <wp:extent cx="1647190" cy="531495"/>
            <wp:effectExtent l="0" t="0" r="0" b="0"/>
            <wp:wrapTopAndBottom distT="0" distB="0"/>
            <wp:docPr id="831138431" name="Picture 831138431"/>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1"/>
                    <a:srcRect/>
                    <a:stretch>
                      <a:fillRect/>
                    </a:stretch>
                  </pic:blipFill>
                  <pic:spPr>
                    <a:xfrm>
                      <a:off x="0" y="0"/>
                      <a:ext cx="1647190" cy="531495"/>
                    </a:xfrm>
                    <a:prstGeom prst="rect">
                      <a:avLst/>
                    </a:prstGeom>
                    <a:ln/>
                  </pic:spPr>
                </pic:pic>
              </a:graphicData>
            </a:graphic>
          </wp:anchor>
        </w:drawing>
      </w:r>
    </w:del>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E2ECE"/>
    <w:multiLevelType w:val="multilevel"/>
    <w:tmpl w:val="ADDC7D42"/>
    <w:lvl w:ilvl="0">
      <w:numFmt w:val="bullet"/>
      <w:lvlText w:val="-"/>
      <w:lvlJc w:val="left"/>
      <w:pPr>
        <w:ind w:left="1260" w:hanging="360"/>
      </w:pPr>
      <w:rPr>
        <w:rFonts w:ascii="Times New Roman" w:eastAsia="Times New Roman" w:hAnsi="Times New Roman" w:cs="Times New Roman"/>
      </w:rPr>
    </w:lvl>
    <w:lvl w:ilvl="1">
      <w:start w:val="1"/>
      <w:numFmt w:val="bullet"/>
      <w:lvlText w:val="o"/>
      <w:lvlJc w:val="left"/>
      <w:pPr>
        <w:ind w:left="1980" w:hanging="360"/>
      </w:pPr>
      <w:rPr>
        <w:rFonts w:ascii="Courier New" w:eastAsia="Courier New" w:hAnsi="Courier New" w:cs="Courier New"/>
      </w:rPr>
    </w:lvl>
    <w:lvl w:ilvl="2">
      <w:start w:val="1"/>
      <w:numFmt w:val="bullet"/>
      <w:lvlText w:val="▪"/>
      <w:lvlJc w:val="left"/>
      <w:pPr>
        <w:ind w:left="2700" w:hanging="360"/>
      </w:pPr>
      <w:rPr>
        <w:rFonts w:ascii="Noto Sans Symbols" w:eastAsia="Noto Sans Symbols" w:hAnsi="Noto Sans Symbols" w:cs="Noto Sans Symbols"/>
      </w:rPr>
    </w:lvl>
    <w:lvl w:ilvl="3">
      <w:start w:val="1"/>
      <w:numFmt w:val="bullet"/>
      <w:lvlText w:val="●"/>
      <w:lvlJc w:val="left"/>
      <w:pPr>
        <w:ind w:left="3420" w:hanging="360"/>
      </w:pPr>
      <w:rPr>
        <w:rFonts w:ascii="Noto Sans Symbols" w:eastAsia="Noto Sans Symbols" w:hAnsi="Noto Sans Symbols" w:cs="Noto Sans Symbols"/>
      </w:rPr>
    </w:lvl>
    <w:lvl w:ilvl="4">
      <w:start w:val="1"/>
      <w:numFmt w:val="bullet"/>
      <w:lvlText w:val="o"/>
      <w:lvlJc w:val="left"/>
      <w:pPr>
        <w:ind w:left="4140" w:hanging="360"/>
      </w:pPr>
      <w:rPr>
        <w:rFonts w:ascii="Courier New" w:eastAsia="Courier New" w:hAnsi="Courier New" w:cs="Courier New"/>
      </w:rPr>
    </w:lvl>
    <w:lvl w:ilvl="5">
      <w:start w:val="1"/>
      <w:numFmt w:val="bullet"/>
      <w:lvlText w:val="▪"/>
      <w:lvlJc w:val="left"/>
      <w:pPr>
        <w:ind w:left="4860" w:hanging="360"/>
      </w:pPr>
      <w:rPr>
        <w:rFonts w:ascii="Noto Sans Symbols" w:eastAsia="Noto Sans Symbols" w:hAnsi="Noto Sans Symbols" w:cs="Noto Sans Symbols"/>
      </w:rPr>
    </w:lvl>
    <w:lvl w:ilvl="6">
      <w:start w:val="1"/>
      <w:numFmt w:val="bullet"/>
      <w:lvlText w:val="●"/>
      <w:lvlJc w:val="left"/>
      <w:pPr>
        <w:ind w:left="5580" w:hanging="360"/>
      </w:pPr>
      <w:rPr>
        <w:rFonts w:ascii="Noto Sans Symbols" w:eastAsia="Noto Sans Symbols" w:hAnsi="Noto Sans Symbols" w:cs="Noto Sans Symbols"/>
      </w:rPr>
    </w:lvl>
    <w:lvl w:ilvl="7">
      <w:start w:val="1"/>
      <w:numFmt w:val="bullet"/>
      <w:lvlText w:val="o"/>
      <w:lvlJc w:val="left"/>
      <w:pPr>
        <w:ind w:left="6300" w:hanging="360"/>
      </w:pPr>
      <w:rPr>
        <w:rFonts w:ascii="Courier New" w:eastAsia="Courier New" w:hAnsi="Courier New" w:cs="Courier New"/>
      </w:rPr>
    </w:lvl>
    <w:lvl w:ilvl="8">
      <w:start w:val="1"/>
      <w:numFmt w:val="bullet"/>
      <w:lvlText w:val="▪"/>
      <w:lvlJc w:val="left"/>
      <w:pPr>
        <w:ind w:left="7020" w:hanging="360"/>
      </w:pPr>
      <w:rPr>
        <w:rFonts w:ascii="Noto Sans Symbols" w:eastAsia="Noto Sans Symbols" w:hAnsi="Noto Sans Symbols" w:cs="Noto Sans Symbols"/>
      </w:rPr>
    </w:lvl>
  </w:abstractNum>
  <w:abstractNum w:abstractNumId="1" w15:restartNumberingAfterBreak="0">
    <w:nsid w:val="0B9D2BA5"/>
    <w:multiLevelType w:val="multilevel"/>
    <w:tmpl w:val="36AA98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F5E2A83"/>
    <w:multiLevelType w:val="hybridMultilevel"/>
    <w:tmpl w:val="258E0B56"/>
    <w:lvl w:ilvl="0" w:tplc="04090001">
      <w:start w:val="1"/>
      <w:numFmt w:val="bullet"/>
      <w:lvlText w:val=""/>
      <w:lvlJc w:val="left"/>
      <w:pPr>
        <w:ind w:left="993" w:hanging="360"/>
      </w:pPr>
      <w:rPr>
        <w:rFonts w:ascii="Symbol" w:hAnsi="Symbol" w:hint="default"/>
      </w:rPr>
    </w:lvl>
    <w:lvl w:ilvl="1" w:tplc="04090003" w:tentative="1">
      <w:start w:val="1"/>
      <w:numFmt w:val="bullet"/>
      <w:lvlText w:val="o"/>
      <w:lvlJc w:val="left"/>
      <w:pPr>
        <w:ind w:left="1713" w:hanging="360"/>
      </w:pPr>
      <w:rPr>
        <w:rFonts w:ascii="Courier New" w:hAnsi="Courier New" w:cs="Courier New" w:hint="default"/>
      </w:rPr>
    </w:lvl>
    <w:lvl w:ilvl="2" w:tplc="04090005" w:tentative="1">
      <w:start w:val="1"/>
      <w:numFmt w:val="bullet"/>
      <w:lvlText w:val=""/>
      <w:lvlJc w:val="left"/>
      <w:pPr>
        <w:ind w:left="2433" w:hanging="360"/>
      </w:pPr>
      <w:rPr>
        <w:rFonts w:ascii="Wingdings" w:hAnsi="Wingdings" w:hint="default"/>
      </w:rPr>
    </w:lvl>
    <w:lvl w:ilvl="3" w:tplc="04090001" w:tentative="1">
      <w:start w:val="1"/>
      <w:numFmt w:val="bullet"/>
      <w:lvlText w:val=""/>
      <w:lvlJc w:val="left"/>
      <w:pPr>
        <w:ind w:left="3153" w:hanging="360"/>
      </w:pPr>
      <w:rPr>
        <w:rFonts w:ascii="Symbol" w:hAnsi="Symbol" w:hint="default"/>
      </w:rPr>
    </w:lvl>
    <w:lvl w:ilvl="4" w:tplc="04090003" w:tentative="1">
      <w:start w:val="1"/>
      <w:numFmt w:val="bullet"/>
      <w:lvlText w:val="o"/>
      <w:lvlJc w:val="left"/>
      <w:pPr>
        <w:ind w:left="3873" w:hanging="360"/>
      </w:pPr>
      <w:rPr>
        <w:rFonts w:ascii="Courier New" w:hAnsi="Courier New" w:cs="Courier New" w:hint="default"/>
      </w:rPr>
    </w:lvl>
    <w:lvl w:ilvl="5" w:tplc="04090005" w:tentative="1">
      <w:start w:val="1"/>
      <w:numFmt w:val="bullet"/>
      <w:lvlText w:val=""/>
      <w:lvlJc w:val="left"/>
      <w:pPr>
        <w:ind w:left="4593" w:hanging="360"/>
      </w:pPr>
      <w:rPr>
        <w:rFonts w:ascii="Wingdings" w:hAnsi="Wingdings" w:hint="default"/>
      </w:rPr>
    </w:lvl>
    <w:lvl w:ilvl="6" w:tplc="04090001" w:tentative="1">
      <w:start w:val="1"/>
      <w:numFmt w:val="bullet"/>
      <w:lvlText w:val=""/>
      <w:lvlJc w:val="left"/>
      <w:pPr>
        <w:ind w:left="5313" w:hanging="360"/>
      </w:pPr>
      <w:rPr>
        <w:rFonts w:ascii="Symbol" w:hAnsi="Symbol" w:hint="default"/>
      </w:rPr>
    </w:lvl>
    <w:lvl w:ilvl="7" w:tplc="04090003" w:tentative="1">
      <w:start w:val="1"/>
      <w:numFmt w:val="bullet"/>
      <w:lvlText w:val="o"/>
      <w:lvlJc w:val="left"/>
      <w:pPr>
        <w:ind w:left="6033" w:hanging="360"/>
      </w:pPr>
      <w:rPr>
        <w:rFonts w:ascii="Courier New" w:hAnsi="Courier New" w:cs="Courier New" w:hint="default"/>
      </w:rPr>
    </w:lvl>
    <w:lvl w:ilvl="8" w:tplc="04090005" w:tentative="1">
      <w:start w:val="1"/>
      <w:numFmt w:val="bullet"/>
      <w:lvlText w:val=""/>
      <w:lvlJc w:val="left"/>
      <w:pPr>
        <w:ind w:left="6753" w:hanging="360"/>
      </w:pPr>
      <w:rPr>
        <w:rFonts w:ascii="Wingdings" w:hAnsi="Wingdings" w:hint="default"/>
      </w:rPr>
    </w:lvl>
  </w:abstractNum>
  <w:abstractNum w:abstractNumId="3" w15:restartNumberingAfterBreak="0">
    <w:nsid w:val="125E4970"/>
    <w:multiLevelType w:val="hybridMultilevel"/>
    <w:tmpl w:val="222C351A"/>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4" w15:restartNumberingAfterBreak="0">
    <w:nsid w:val="130B34AE"/>
    <w:multiLevelType w:val="hybridMultilevel"/>
    <w:tmpl w:val="1D28ED18"/>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5" w15:restartNumberingAfterBreak="0">
    <w:nsid w:val="1AE87231"/>
    <w:multiLevelType w:val="hybridMultilevel"/>
    <w:tmpl w:val="1EA86760"/>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6" w15:restartNumberingAfterBreak="0">
    <w:nsid w:val="1CC30D73"/>
    <w:multiLevelType w:val="hybridMultilevel"/>
    <w:tmpl w:val="376225B2"/>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7" w15:restartNumberingAfterBreak="0">
    <w:nsid w:val="21D65691"/>
    <w:multiLevelType w:val="multilevel"/>
    <w:tmpl w:val="875EBE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1DC3734"/>
    <w:multiLevelType w:val="hybridMultilevel"/>
    <w:tmpl w:val="089A7354"/>
    <w:lvl w:ilvl="0" w:tplc="04090001">
      <w:start w:val="1"/>
      <w:numFmt w:val="bullet"/>
      <w:lvlText w:val=""/>
      <w:lvlJc w:val="left"/>
      <w:pPr>
        <w:ind w:left="993" w:hanging="360"/>
      </w:pPr>
      <w:rPr>
        <w:rFonts w:ascii="Symbol" w:hAnsi="Symbol" w:hint="default"/>
      </w:rPr>
    </w:lvl>
    <w:lvl w:ilvl="1" w:tplc="04090003" w:tentative="1">
      <w:start w:val="1"/>
      <w:numFmt w:val="bullet"/>
      <w:lvlText w:val="o"/>
      <w:lvlJc w:val="left"/>
      <w:pPr>
        <w:ind w:left="1713" w:hanging="360"/>
      </w:pPr>
      <w:rPr>
        <w:rFonts w:ascii="Courier New" w:hAnsi="Courier New" w:cs="Courier New" w:hint="default"/>
      </w:rPr>
    </w:lvl>
    <w:lvl w:ilvl="2" w:tplc="04090005" w:tentative="1">
      <w:start w:val="1"/>
      <w:numFmt w:val="bullet"/>
      <w:lvlText w:val=""/>
      <w:lvlJc w:val="left"/>
      <w:pPr>
        <w:ind w:left="2433" w:hanging="360"/>
      </w:pPr>
      <w:rPr>
        <w:rFonts w:ascii="Wingdings" w:hAnsi="Wingdings" w:hint="default"/>
      </w:rPr>
    </w:lvl>
    <w:lvl w:ilvl="3" w:tplc="04090001" w:tentative="1">
      <w:start w:val="1"/>
      <w:numFmt w:val="bullet"/>
      <w:lvlText w:val=""/>
      <w:lvlJc w:val="left"/>
      <w:pPr>
        <w:ind w:left="3153" w:hanging="360"/>
      </w:pPr>
      <w:rPr>
        <w:rFonts w:ascii="Symbol" w:hAnsi="Symbol" w:hint="default"/>
      </w:rPr>
    </w:lvl>
    <w:lvl w:ilvl="4" w:tplc="04090003" w:tentative="1">
      <w:start w:val="1"/>
      <w:numFmt w:val="bullet"/>
      <w:lvlText w:val="o"/>
      <w:lvlJc w:val="left"/>
      <w:pPr>
        <w:ind w:left="3873" w:hanging="360"/>
      </w:pPr>
      <w:rPr>
        <w:rFonts w:ascii="Courier New" w:hAnsi="Courier New" w:cs="Courier New" w:hint="default"/>
      </w:rPr>
    </w:lvl>
    <w:lvl w:ilvl="5" w:tplc="04090005" w:tentative="1">
      <w:start w:val="1"/>
      <w:numFmt w:val="bullet"/>
      <w:lvlText w:val=""/>
      <w:lvlJc w:val="left"/>
      <w:pPr>
        <w:ind w:left="4593" w:hanging="360"/>
      </w:pPr>
      <w:rPr>
        <w:rFonts w:ascii="Wingdings" w:hAnsi="Wingdings" w:hint="default"/>
      </w:rPr>
    </w:lvl>
    <w:lvl w:ilvl="6" w:tplc="04090001" w:tentative="1">
      <w:start w:val="1"/>
      <w:numFmt w:val="bullet"/>
      <w:lvlText w:val=""/>
      <w:lvlJc w:val="left"/>
      <w:pPr>
        <w:ind w:left="5313" w:hanging="360"/>
      </w:pPr>
      <w:rPr>
        <w:rFonts w:ascii="Symbol" w:hAnsi="Symbol" w:hint="default"/>
      </w:rPr>
    </w:lvl>
    <w:lvl w:ilvl="7" w:tplc="04090003" w:tentative="1">
      <w:start w:val="1"/>
      <w:numFmt w:val="bullet"/>
      <w:lvlText w:val="o"/>
      <w:lvlJc w:val="left"/>
      <w:pPr>
        <w:ind w:left="6033" w:hanging="360"/>
      </w:pPr>
      <w:rPr>
        <w:rFonts w:ascii="Courier New" w:hAnsi="Courier New" w:cs="Courier New" w:hint="default"/>
      </w:rPr>
    </w:lvl>
    <w:lvl w:ilvl="8" w:tplc="04090005" w:tentative="1">
      <w:start w:val="1"/>
      <w:numFmt w:val="bullet"/>
      <w:lvlText w:val=""/>
      <w:lvlJc w:val="left"/>
      <w:pPr>
        <w:ind w:left="6753" w:hanging="360"/>
      </w:pPr>
      <w:rPr>
        <w:rFonts w:ascii="Wingdings" w:hAnsi="Wingdings" w:hint="default"/>
      </w:rPr>
    </w:lvl>
  </w:abstractNum>
  <w:abstractNum w:abstractNumId="9" w15:restartNumberingAfterBreak="0">
    <w:nsid w:val="253D4C9F"/>
    <w:multiLevelType w:val="multilevel"/>
    <w:tmpl w:val="900468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B1C1B93"/>
    <w:multiLevelType w:val="hybridMultilevel"/>
    <w:tmpl w:val="2A28A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4417C1"/>
    <w:multiLevelType w:val="multilevel"/>
    <w:tmpl w:val="E31EB8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F370588"/>
    <w:multiLevelType w:val="hybridMultilevel"/>
    <w:tmpl w:val="2FE4AA3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35D863E8"/>
    <w:multiLevelType w:val="multilevel"/>
    <w:tmpl w:val="FE7C8C08"/>
    <w:lvl w:ilvl="0">
      <w:numFmt w:val="bullet"/>
      <w:lvlText w:val="-"/>
      <w:lvlJc w:val="left"/>
      <w:pPr>
        <w:ind w:left="720" w:hanging="360"/>
      </w:pPr>
      <w:rPr>
        <w:rFonts w:ascii="Times New Roman" w:eastAsia="Times New Roman" w:hAnsi="Times New Roman" w:cs="Times New Roman"/>
      </w:rPr>
    </w:lvl>
    <w:lvl w:ilv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F8771EE"/>
    <w:multiLevelType w:val="multilevel"/>
    <w:tmpl w:val="012EBD3A"/>
    <w:lvl w:ilvl="0">
      <w:start w:val="1"/>
      <w:numFmt w:val="decimal"/>
      <w:pStyle w:val="Heading1"/>
      <w:suff w:val="space"/>
      <w:lvlText w:val="CHƯƠNG %1."/>
      <w:lvlJc w:val="left"/>
      <w:pPr>
        <w:ind w:left="5747" w:hanging="360"/>
      </w:pPr>
      <w:rPr>
        <w:rFonts w:hint="default"/>
        <w:b/>
        <w:i w:val="0"/>
        <w:caps/>
        <w:color w:val="auto"/>
        <w:sz w:val="32"/>
      </w:rPr>
    </w:lvl>
    <w:lvl w:ilvl="1">
      <w:start w:val="1"/>
      <w:numFmt w:val="decimal"/>
      <w:pStyle w:val="Heading2"/>
      <w:suff w:val="space"/>
      <w:lvlText w:val="%1.%2."/>
      <w:lvlJc w:val="left"/>
      <w:pPr>
        <w:ind w:left="1855" w:hanging="720"/>
      </w:pPr>
      <w:rPr>
        <w:rFonts w:hint="default"/>
        <w:b/>
        <w:i w:val="0"/>
        <w:caps w:val="0"/>
        <w:sz w:val="28"/>
      </w:rPr>
    </w:lvl>
    <w:lvl w:ilvl="2">
      <w:start w:val="1"/>
      <w:numFmt w:val="decimal"/>
      <w:pStyle w:val="Heading3"/>
      <w:suff w:val="space"/>
      <w:lvlText w:val="%1.%2.%3."/>
      <w:lvlJc w:val="left"/>
      <w:pPr>
        <w:ind w:left="1713" w:hanging="720"/>
      </w:pPr>
      <w:rPr>
        <w:rFonts w:hint="default"/>
        <w:b/>
      </w:rPr>
    </w:lvl>
    <w:lvl w:ilvl="3">
      <w:start w:val="1"/>
      <w:numFmt w:val="decimal"/>
      <w:pStyle w:val="Heading4"/>
      <w:suff w:val="space"/>
      <w:lvlText w:val="%1.%2.%3.%4."/>
      <w:lvlJc w:val="left"/>
      <w:pPr>
        <w:ind w:left="264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040" w:hanging="1800"/>
      </w:pPr>
      <w:rPr>
        <w:rFonts w:hint="default"/>
        <w:b/>
      </w:rPr>
    </w:lvl>
  </w:abstractNum>
  <w:abstractNum w:abstractNumId="15" w15:restartNumberingAfterBreak="0">
    <w:nsid w:val="43420290"/>
    <w:multiLevelType w:val="multilevel"/>
    <w:tmpl w:val="4DCAADBE"/>
    <w:lvl w:ilvl="0">
      <w:start w:val="1"/>
      <w:numFmt w:val="decimal"/>
      <w:lvlText w:val="%1."/>
      <w:lvlJc w:val="left"/>
      <w:pPr>
        <w:tabs>
          <w:tab w:val="num" w:pos="720"/>
        </w:tabs>
        <w:ind w:left="720" w:hanging="720"/>
      </w:pPr>
    </w:lvl>
    <w:lvl w:ilvl="1">
      <w:start w:val="1"/>
      <w:numFmt w:val="decimal"/>
      <w:pStyle w:val="Titl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490E502E"/>
    <w:multiLevelType w:val="hybridMultilevel"/>
    <w:tmpl w:val="9138A05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7" w15:restartNumberingAfterBreak="0">
    <w:nsid w:val="4E694C6F"/>
    <w:multiLevelType w:val="hybridMultilevel"/>
    <w:tmpl w:val="17A432C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8" w15:restartNumberingAfterBreak="0">
    <w:nsid w:val="4F664456"/>
    <w:multiLevelType w:val="hybridMultilevel"/>
    <w:tmpl w:val="8EFCC7FA"/>
    <w:lvl w:ilvl="0" w:tplc="04090001">
      <w:start w:val="1"/>
      <w:numFmt w:val="bullet"/>
      <w:lvlText w:val=""/>
      <w:lvlJc w:val="left"/>
      <w:pPr>
        <w:ind w:left="993" w:hanging="360"/>
      </w:pPr>
      <w:rPr>
        <w:rFonts w:ascii="Symbol" w:hAnsi="Symbol" w:hint="default"/>
      </w:rPr>
    </w:lvl>
    <w:lvl w:ilvl="1" w:tplc="04090003" w:tentative="1">
      <w:start w:val="1"/>
      <w:numFmt w:val="bullet"/>
      <w:lvlText w:val="o"/>
      <w:lvlJc w:val="left"/>
      <w:pPr>
        <w:ind w:left="1713" w:hanging="360"/>
      </w:pPr>
      <w:rPr>
        <w:rFonts w:ascii="Courier New" w:hAnsi="Courier New" w:cs="Courier New" w:hint="default"/>
      </w:rPr>
    </w:lvl>
    <w:lvl w:ilvl="2" w:tplc="04090005" w:tentative="1">
      <w:start w:val="1"/>
      <w:numFmt w:val="bullet"/>
      <w:lvlText w:val=""/>
      <w:lvlJc w:val="left"/>
      <w:pPr>
        <w:ind w:left="2433" w:hanging="360"/>
      </w:pPr>
      <w:rPr>
        <w:rFonts w:ascii="Wingdings" w:hAnsi="Wingdings" w:hint="default"/>
      </w:rPr>
    </w:lvl>
    <w:lvl w:ilvl="3" w:tplc="04090001" w:tentative="1">
      <w:start w:val="1"/>
      <w:numFmt w:val="bullet"/>
      <w:lvlText w:val=""/>
      <w:lvlJc w:val="left"/>
      <w:pPr>
        <w:ind w:left="3153" w:hanging="360"/>
      </w:pPr>
      <w:rPr>
        <w:rFonts w:ascii="Symbol" w:hAnsi="Symbol" w:hint="default"/>
      </w:rPr>
    </w:lvl>
    <w:lvl w:ilvl="4" w:tplc="04090003" w:tentative="1">
      <w:start w:val="1"/>
      <w:numFmt w:val="bullet"/>
      <w:lvlText w:val="o"/>
      <w:lvlJc w:val="left"/>
      <w:pPr>
        <w:ind w:left="3873" w:hanging="360"/>
      </w:pPr>
      <w:rPr>
        <w:rFonts w:ascii="Courier New" w:hAnsi="Courier New" w:cs="Courier New" w:hint="default"/>
      </w:rPr>
    </w:lvl>
    <w:lvl w:ilvl="5" w:tplc="04090005" w:tentative="1">
      <w:start w:val="1"/>
      <w:numFmt w:val="bullet"/>
      <w:lvlText w:val=""/>
      <w:lvlJc w:val="left"/>
      <w:pPr>
        <w:ind w:left="4593" w:hanging="360"/>
      </w:pPr>
      <w:rPr>
        <w:rFonts w:ascii="Wingdings" w:hAnsi="Wingdings" w:hint="default"/>
      </w:rPr>
    </w:lvl>
    <w:lvl w:ilvl="6" w:tplc="04090001" w:tentative="1">
      <w:start w:val="1"/>
      <w:numFmt w:val="bullet"/>
      <w:lvlText w:val=""/>
      <w:lvlJc w:val="left"/>
      <w:pPr>
        <w:ind w:left="5313" w:hanging="360"/>
      </w:pPr>
      <w:rPr>
        <w:rFonts w:ascii="Symbol" w:hAnsi="Symbol" w:hint="default"/>
      </w:rPr>
    </w:lvl>
    <w:lvl w:ilvl="7" w:tplc="04090003" w:tentative="1">
      <w:start w:val="1"/>
      <w:numFmt w:val="bullet"/>
      <w:lvlText w:val="o"/>
      <w:lvlJc w:val="left"/>
      <w:pPr>
        <w:ind w:left="6033" w:hanging="360"/>
      </w:pPr>
      <w:rPr>
        <w:rFonts w:ascii="Courier New" w:hAnsi="Courier New" w:cs="Courier New" w:hint="default"/>
      </w:rPr>
    </w:lvl>
    <w:lvl w:ilvl="8" w:tplc="04090005" w:tentative="1">
      <w:start w:val="1"/>
      <w:numFmt w:val="bullet"/>
      <w:lvlText w:val=""/>
      <w:lvlJc w:val="left"/>
      <w:pPr>
        <w:ind w:left="6753" w:hanging="360"/>
      </w:pPr>
      <w:rPr>
        <w:rFonts w:ascii="Wingdings" w:hAnsi="Wingdings" w:hint="default"/>
      </w:rPr>
    </w:lvl>
  </w:abstractNum>
  <w:abstractNum w:abstractNumId="19" w15:restartNumberingAfterBreak="0">
    <w:nsid w:val="50B15FC1"/>
    <w:multiLevelType w:val="hybridMultilevel"/>
    <w:tmpl w:val="7DE057FE"/>
    <w:lvl w:ilvl="0" w:tplc="04090001">
      <w:start w:val="1"/>
      <w:numFmt w:val="bullet"/>
      <w:lvlText w:val=""/>
      <w:lvlJc w:val="left"/>
      <w:pPr>
        <w:ind w:left="993" w:hanging="360"/>
      </w:pPr>
      <w:rPr>
        <w:rFonts w:ascii="Symbol" w:hAnsi="Symbol" w:hint="default"/>
      </w:rPr>
    </w:lvl>
    <w:lvl w:ilvl="1" w:tplc="04090003" w:tentative="1">
      <w:start w:val="1"/>
      <w:numFmt w:val="bullet"/>
      <w:lvlText w:val="o"/>
      <w:lvlJc w:val="left"/>
      <w:pPr>
        <w:ind w:left="1713" w:hanging="360"/>
      </w:pPr>
      <w:rPr>
        <w:rFonts w:ascii="Courier New" w:hAnsi="Courier New" w:cs="Courier New" w:hint="default"/>
      </w:rPr>
    </w:lvl>
    <w:lvl w:ilvl="2" w:tplc="04090005" w:tentative="1">
      <w:start w:val="1"/>
      <w:numFmt w:val="bullet"/>
      <w:lvlText w:val=""/>
      <w:lvlJc w:val="left"/>
      <w:pPr>
        <w:ind w:left="2433" w:hanging="360"/>
      </w:pPr>
      <w:rPr>
        <w:rFonts w:ascii="Wingdings" w:hAnsi="Wingdings" w:hint="default"/>
      </w:rPr>
    </w:lvl>
    <w:lvl w:ilvl="3" w:tplc="04090001" w:tentative="1">
      <w:start w:val="1"/>
      <w:numFmt w:val="bullet"/>
      <w:lvlText w:val=""/>
      <w:lvlJc w:val="left"/>
      <w:pPr>
        <w:ind w:left="3153" w:hanging="360"/>
      </w:pPr>
      <w:rPr>
        <w:rFonts w:ascii="Symbol" w:hAnsi="Symbol" w:hint="default"/>
      </w:rPr>
    </w:lvl>
    <w:lvl w:ilvl="4" w:tplc="04090003" w:tentative="1">
      <w:start w:val="1"/>
      <w:numFmt w:val="bullet"/>
      <w:lvlText w:val="o"/>
      <w:lvlJc w:val="left"/>
      <w:pPr>
        <w:ind w:left="3873" w:hanging="360"/>
      </w:pPr>
      <w:rPr>
        <w:rFonts w:ascii="Courier New" w:hAnsi="Courier New" w:cs="Courier New" w:hint="default"/>
      </w:rPr>
    </w:lvl>
    <w:lvl w:ilvl="5" w:tplc="04090005" w:tentative="1">
      <w:start w:val="1"/>
      <w:numFmt w:val="bullet"/>
      <w:lvlText w:val=""/>
      <w:lvlJc w:val="left"/>
      <w:pPr>
        <w:ind w:left="4593" w:hanging="360"/>
      </w:pPr>
      <w:rPr>
        <w:rFonts w:ascii="Wingdings" w:hAnsi="Wingdings" w:hint="default"/>
      </w:rPr>
    </w:lvl>
    <w:lvl w:ilvl="6" w:tplc="04090001" w:tentative="1">
      <w:start w:val="1"/>
      <w:numFmt w:val="bullet"/>
      <w:lvlText w:val=""/>
      <w:lvlJc w:val="left"/>
      <w:pPr>
        <w:ind w:left="5313" w:hanging="360"/>
      </w:pPr>
      <w:rPr>
        <w:rFonts w:ascii="Symbol" w:hAnsi="Symbol" w:hint="default"/>
      </w:rPr>
    </w:lvl>
    <w:lvl w:ilvl="7" w:tplc="04090003" w:tentative="1">
      <w:start w:val="1"/>
      <w:numFmt w:val="bullet"/>
      <w:lvlText w:val="o"/>
      <w:lvlJc w:val="left"/>
      <w:pPr>
        <w:ind w:left="6033" w:hanging="360"/>
      </w:pPr>
      <w:rPr>
        <w:rFonts w:ascii="Courier New" w:hAnsi="Courier New" w:cs="Courier New" w:hint="default"/>
      </w:rPr>
    </w:lvl>
    <w:lvl w:ilvl="8" w:tplc="04090005" w:tentative="1">
      <w:start w:val="1"/>
      <w:numFmt w:val="bullet"/>
      <w:lvlText w:val=""/>
      <w:lvlJc w:val="left"/>
      <w:pPr>
        <w:ind w:left="6753" w:hanging="360"/>
      </w:pPr>
      <w:rPr>
        <w:rFonts w:ascii="Wingdings" w:hAnsi="Wingdings" w:hint="default"/>
      </w:rPr>
    </w:lvl>
  </w:abstractNum>
  <w:abstractNum w:abstractNumId="20" w15:restartNumberingAfterBreak="0">
    <w:nsid w:val="56EF4DAD"/>
    <w:multiLevelType w:val="hybridMultilevel"/>
    <w:tmpl w:val="D8FA8B88"/>
    <w:lvl w:ilvl="0" w:tplc="04090001">
      <w:start w:val="1"/>
      <w:numFmt w:val="bullet"/>
      <w:lvlText w:val=""/>
      <w:lvlJc w:val="left"/>
      <w:pPr>
        <w:ind w:left="993" w:hanging="360"/>
      </w:pPr>
      <w:rPr>
        <w:rFonts w:ascii="Symbol" w:hAnsi="Symbol" w:hint="default"/>
      </w:rPr>
    </w:lvl>
    <w:lvl w:ilvl="1" w:tplc="04090003" w:tentative="1">
      <w:start w:val="1"/>
      <w:numFmt w:val="bullet"/>
      <w:lvlText w:val="o"/>
      <w:lvlJc w:val="left"/>
      <w:pPr>
        <w:ind w:left="1713" w:hanging="360"/>
      </w:pPr>
      <w:rPr>
        <w:rFonts w:ascii="Courier New" w:hAnsi="Courier New" w:cs="Courier New" w:hint="default"/>
      </w:rPr>
    </w:lvl>
    <w:lvl w:ilvl="2" w:tplc="04090005" w:tentative="1">
      <w:start w:val="1"/>
      <w:numFmt w:val="bullet"/>
      <w:lvlText w:val=""/>
      <w:lvlJc w:val="left"/>
      <w:pPr>
        <w:ind w:left="2433" w:hanging="360"/>
      </w:pPr>
      <w:rPr>
        <w:rFonts w:ascii="Wingdings" w:hAnsi="Wingdings" w:hint="default"/>
      </w:rPr>
    </w:lvl>
    <w:lvl w:ilvl="3" w:tplc="04090001" w:tentative="1">
      <w:start w:val="1"/>
      <w:numFmt w:val="bullet"/>
      <w:lvlText w:val=""/>
      <w:lvlJc w:val="left"/>
      <w:pPr>
        <w:ind w:left="3153" w:hanging="360"/>
      </w:pPr>
      <w:rPr>
        <w:rFonts w:ascii="Symbol" w:hAnsi="Symbol" w:hint="default"/>
      </w:rPr>
    </w:lvl>
    <w:lvl w:ilvl="4" w:tplc="04090003" w:tentative="1">
      <w:start w:val="1"/>
      <w:numFmt w:val="bullet"/>
      <w:lvlText w:val="o"/>
      <w:lvlJc w:val="left"/>
      <w:pPr>
        <w:ind w:left="3873" w:hanging="360"/>
      </w:pPr>
      <w:rPr>
        <w:rFonts w:ascii="Courier New" w:hAnsi="Courier New" w:cs="Courier New" w:hint="default"/>
      </w:rPr>
    </w:lvl>
    <w:lvl w:ilvl="5" w:tplc="04090005" w:tentative="1">
      <w:start w:val="1"/>
      <w:numFmt w:val="bullet"/>
      <w:lvlText w:val=""/>
      <w:lvlJc w:val="left"/>
      <w:pPr>
        <w:ind w:left="4593" w:hanging="360"/>
      </w:pPr>
      <w:rPr>
        <w:rFonts w:ascii="Wingdings" w:hAnsi="Wingdings" w:hint="default"/>
      </w:rPr>
    </w:lvl>
    <w:lvl w:ilvl="6" w:tplc="04090001" w:tentative="1">
      <w:start w:val="1"/>
      <w:numFmt w:val="bullet"/>
      <w:lvlText w:val=""/>
      <w:lvlJc w:val="left"/>
      <w:pPr>
        <w:ind w:left="5313" w:hanging="360"/>
      </w:pPr>
      <w:rPr>
        <w:rFonts w:ascii="Symbol" w:hAnsi="Symbol" w:hint="default"/>
      </w:rPr>
    </w:lvl>
    <w:lvl w:ilvl="7" w:tplc="04090003" w:tentative="1">
      <w:start w:val="1"/>
      <w:numFmt w:val="bullet"/>
      <w:lvlText w:val="o"/>
      <w:lvlJc w:val="left"/>
      <w:pPr>
        <w:ind w:left="6033" w:hanging="360"/>
      </w:pPr>
      <w:rPr>
        <w:rFonts w:ascii="Courier New" w:hAnsi="Courier New" w:cs="Courier New" w:hint="default"/>
      </w:rPr>
    </w:lvl>
    <w:lvl w:ilvl="8" w:tplc="04090005" w:tentative="1">
      <w:start w:val="1"/>
      <w:numFmt w:val="bullet"/>
      <w:lvlText w:val=""/>
      <w:lvlJc w:val="left"/>
      <w:pPr>
        <w:ind w:left="6753" w:hanging="360"/>
      </w:pPr>
      <w:rPr>
        <w:rFonts w:ascii="Wingdings" w:hAnsi="Wingdings" w:hint="default"/>
      </w:rPr>
    </w:lvl>
  </w:abstractNum>
  <w:abstractNum w:abstractNumId="21" w15:restartNumberingAfterBreak="0">
    <w:nsid w:val="5C416067"/>
    <w:multiLevelType w:val="multilevel"/>
    <w:tmpl w:val="518E4BDE"/>
    <w:lvl w:ilvl="0">
      <w:numFmt w:val="bullet"/>
      <w:lvlText w:val="-"/>
      <w:lvlJc w:val="left"/>
      <w:pPr>
        <w:ind w:left="1260" w:hanging="360"/>
      </w:pPr>
      <w:rPr>
        <w:rFonts w:ascii="Times New Roman" w:eastAsia="Times New Roman" w:hAnsi="Times New Roman" w:cs="Times New Roman"/>
      </w:rPr>
    </w:lvl>
    <w:lvl w:ilvl="1">
      <w:start w:val="1"/>
      <w:numFmt w:val="bullet"/>
      <w:lvlText w:val="o"/>
      <w:lvlJc w:val="left"/>
      <w:pPr>
        <w:ind w:left="1980" w:hanging="360"/>
      </w:pPr>
      <w:rPr>
        <w:rFonts w:ascii="Courier New" w:eastAsia="Courier New" w:hAnsi="Courier New" w:cs="Courier New"/>
      </w:rPr>
    </w:lvl>
    <w:lvl w:ilvl="2">
      <w:start w:val="1"/>
      <w:numFmt w:val="bullet"/>
      <w:lvlText w:val="▪"/>
      <w:lvlJc w:val="left"/>
      <w:pPr>
        <w:ind w:left="2700" w:hanging="360"/>
      </w:pPr>
      <w:rPr>
        <w:rFonts w:ascii="Noto Sans Symbols" w:eastAsia="Noto Sans Symbols" w:hAnsi="Noto Sans Symbols" w:cs="Noto Sans Symbols"/>
      </w:rPr>
    </w:lvl>
    <w:lvl w:ilvl="3">
      <w:start w:val="1"/>
      <w:numFmt w:val="bullet"/>
      <w:lvlText w:val="●"/>
      <w:lvlJc w:val="left"/>
      <w:pPr>
        <w:ind w:left="3420" w:hanging="360"/>
      </w:pPr>
      <w:rPr>
        <w:rFonts w:ascii="Noto Sans Symbols" w:eastAsia="Noto Sans Symbols" w:hAnsi="Noto Sans Symbols" w:cs="Noto Sans Symbols"/>
      </w:rPr>
    </w:lvl>
    <w:lvl w:ilvl="4">
      <w:start w:val="1"/>
      <w:numFmt w:val="bullet"/>
      <w:lvlText w:val="o"/>
      <w:lvlJc w:val="left"/>
      <w:pPr>
        <w:ind w:left="4140" w:hanging="360"/>
      </w:pPr>
      <w:rPr>
        <w:rFonts w:ascii="Courier New" w:eastAsia="Courier New" w:hAnsi="Courier New" w:cs="Courier New"/>
      </w:rPr>
    </w:lvl>
    <w:lvl w:ilvl="5">
      <w:start w:val="1"/>
      <w:numFmt w:val="bullet"/>
      <w:lvlText w:val="▪"/>
      <w:lvlJc w:val="left"/>
      <w:pPr>
        <w:ind w:left="4860" w:hanging="360"/>
      </w:pPr>
      <w:rPr>
        <w:rFonts w:ascii="Noto Sans Symbols" w:eastAsia="Noto Sans Symbols" w:hAnsi="Noto Sans Symbols" w:cs="Noto Sans Symbols"/>
      </w:rPr>
    </w:lvl>
    <w:lvl w:ilvl="6">
      <w:start w:val="1"/>
      <w:numFmt w:val="bullet"/>
      <w:lvlText w:val="●"/>
      <w:lvlJc w:val="left"/>
      <w:pPr>
        <w:ind w:left="5580" w:hanging="360"/>
      </w:pPr>
      <w:rPr>
        <w:rFonts w:ascii="Noto Sans Symbols" w:eastAsia="Noto Sans Symbols" w:hAnsi="Noto Sans Symbols" w:cs="Noto Sans Symbols"/>
      </w:rPr>
    </w:lvl>
    <w:lvl w:ilvl="7">
      <w:start w:val="1"/>
      <w:numFmt w:val="bullet"/>
      <w:lvlText w:val="o"/>
      <w:lvlJc w:val="left"/>
      <w:pPr>
        <w:ind w:left="6300" w:hanging="360"/>
      </w:pPr>
      <w:rPr>
        <w:rFonts w:ascii="Courier New" w:eastAsia="Courier New" w:hAnsi="Courier New" w:cs="Courier New"/>
      </w:rPr>
    </w:lvl>
    <w:lvl w:ilvl="8">
      <w:start w:val="1"/>
      <w:numFmt w:val="bullet"/>
      <w:lvlText w:val="▪"/>
      <w:lvlJc w:val="left"/>
      <w:pPr>
        <w:ind w:left="7020" w:hanging="360"/>
      </w:pPr>
      <w:rPr>
        <w:rFonts w:ascii="Noto Sans Symbols" w:eastAsia="Noto Sans Symbols" w:hAnsi="Noto Sans Symbols" w:cs="Noto Sans Symbols"/>
      </w:rPr>
    </w:lvl>
  </w:abstractNum>
  <w:abstractNum w:abstractNumId="22" w15:restartNumberingAfterBreak="0">
    <w:nsid w:val="5F102C71"/>
    <w:multiLevelType w:val="hybridMultilevel"/>
    <w:tmpl w:val="5DF86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553348"/>
    <w:multiLevelType w:val="hybridMultilevel"/>
    <w:tmpl w:val="4192D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1308B1"/>
    <w:multiLevelType w:val="multilevel"/>
    <w:tmpl w:val="1CF089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8C927C2"/>
    <w:multiLevelType w:val="multilevel"/>
    <w:tmpl w:val="A7E443AC"/>
    <w:lvl w:ilvl="0">
      <w:start w:val="1"/>
      <w:numFmt w:val="upperRoman"/>
      <w:suff w:val="space"/>
      <w:lvlText w:val="CHƯƠNG %1."/>
      <w:lvlJc w:val="left"/>
      <w:pPr>
        <w:ind w:left="720" w:hanging="360"/>
      </w:pPr>
      <w:rPr>
        <w:rFonts w:hint="default"/>
        <w:b/>
        <w:i w:val="0"/>
        <w:caps/>
        <w:color w:val="auto"/>
        <w:sz w:val="32"/>
      </w:rPr>
    </w:lvl>
    <w:lvl w:ilvl="1">
      <w:start w:val="1"/>
      <w:numFmt w:val="decimal"/>
      <w:lvlText w:val="%2."/>
      <w:lvlJc w:val="left"/>
      <w:pPr>
        <w:ind w:left="1440" w:hanging="720"/>
      </w:pPr>
      <w:rPr>
        <w:rFonts w:hint="default"/>
        <w:b/>
        <w:i w:val="0"/>
        <w:caps w:val="0"/>
        <w:sz w:val="28"/>
      </w:rPr>
    </w:lvl>
    <w:lvl w:ilvl="2">
      <w:start w:val="1"/>
      <w:numFmt w:val="decimal"/>
      <w:suff w:val="space"/>
      <w:lvlText w:val="%2.%3."/>
      <w:lvlJc w:val="left"/>
      <w:pPr>
        <w:ind w:left="1800" w:hanging="720"/>
      </w:pPr>
      <w:rPr>
        <w:rFonts w:hint="default"/>
        <w:b/>
      </w:rPr>
    </w:lvl>
    <w:lvl w:ilvl="3">
      <w:start w:val="1"/>
      <w:numFmt w:val="decimal"/>
      <w:suff w:val="space"/>
      <w:lvlText w:val="%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040" w:hanging="1800"/>
      </w:pPr>
      <w:rPr>
        <w:rFonts w:hint="default"/>
        <w:b/>
      </w:rPr>
    </w:lvl>
  </w:abstractNum>
  <w:abstractNum w:abstractNumId="26" w15:restartNumberingAfterBreak="0">
    <w:nsid w:val="6FDE6C52"/>
    <w:multiLevelType w:val="multilevel"/>
    <w:tmpl w:val="C2B04D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07508FE"/>
    <w:multiLevelType w:val="hybridMultilevel"/>
    <w:tmpl w:val="7576C3E2"/>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8" w15:restartNumberingAfterBreak="0">
    <w:nsid w:val="71580B07"/>
    <w:multiLevelType w:val="hybridMultilevel"/>
    <w:tmpl w:val="66DC618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9" w15:restartNumberingAfterBreak="0">
    <w:nsid w:val="76D05FC0"/>
    <w:multiLevelType w:val="multilevel"/>
    <w:tmpl w:val="06A2E2B4"/>
    <w:lvl w:ilvl="0">
      <w:numFmt w:val="bullet"/>
      <w:lvlText w:val="-"/>
      <w:lvlJc w:val="left"/>
      <w:pPr>
        <w:ind w:left="1260" w:hanging="360"/>
      </w:pPr>
      <w:rPr>
        <w:rFonts w:ascii="Times New Roman" w:eastAsia="Times New Roman" w:hAnsi="Times New Roman" w:cs="Times New Roman"/>
      </w:rPr>
    </w:lvl>
    <w:lvl w:ilvl="1">
      <w:start w:val="1"/>
      <w:numFmt w:val="bullet"/>
      <w:lvlText w:val="o"/>
      <w:lvlJc w:val="left"/>
      <w:pPr>
        <w:ind w:left="1980" w:hanging="360"/>
      </w:pPr>
      <w:rPr>
        <w:rFonts w:ascii="Courier New" w:eastAsia="Courier New" w:hAnsi="Courier New" w:cs="Courier New"/>
      </w:rPr>
    </w:lvl>
    <w:lvl w:ilvl="2">
      <w:start w:val="1"/>
      <w:numFmt w:val="bullet"/>
      <w:lvlText w:val="▪"/>
      <w:lvlJc w:val="left"/>
      <w:pPr>
        <w:ind w:left="2700" w:hanging="360"/>
      </w:pPr>
      <w:rPr>
        <w:rFonts w:ascii="Noto Sans Symbols" w:eastAsia="Noto Sans Symbols" w:hAnsi="Noto Sans Symbols" w:cs="Noto Sans Symbols"/>
      </w:rPr>
    </w:lvl>
    <w:lvl w:ilvl="3">
      <w:start w:val="1"/>
      <w:numFmt w:val="bullet"/>
      <w:lvlText w:val="●"/>
      <w:lvlJc w:val="left"/>
      <w:pPr>
        <w:ind w:left="3420" w:hanging="360"/>
      </w:pPr>
      <w:rPr>
        <w:rFonts w:ascii="Noto Sans Symbols" w:eastAsia="Noto Sans Symbols" w:hAnsi="Noto Sans Symbols" w:cs="Noto Sans Symbols"/>
      </w:rPr>
    </w:lvl>
    <w:lvl w:ilvl="4">
      <w:start w:val="1"/>
      <w:numFmt w:val="bullet"/>
      <w:lvlText w:val="o"/>
      <w:lvlJc w:val="left"/>
      <w:pPr>
        <w:ind w:left="4140" w:hanging="360"/>
      </w:pPr>
      <w:rPr>
        <w:rFonts w:ascii="Courier New" w:eastAsia="Courier New" w:hAnsi="Courier New" w:cs="Courier New"/>
      </w:rPr>
    </w:lvl>
    <w:lvl w:ilvl="5">
      <w:start w:val="1"/>
      <w:numFmt w:val="bullet"/>
      <w:lvlText w:val="▪"/>
      <w:lvlJc w:val="left"/>
      <w:pPr>
        <w:ind w:left="4860" w:hanging="360"/>
      </w:pPr>
      <w:rPr>
        <w:rFonts w:ascii="Noto Sans Symbols" w:eastAsia="Noto Sans Symbols" w:hAnsi="Noto Sans Symbols" w:cs="Noto Sans Symbols"/>
      </w:rPr>
    </w:lvl>
    <w:lvl w:ilvl="6">
      <w:start w:val="1"/>
      <w:numFmt w:val="bullet"/>
      <w:lvlText w:val="●"/>
      <w:lvlJc w:val="left"/>
      <w:pPr>
        <w:ind w:left="5580" w:hanging="360"/>
      </w:pPr>
      <w:rPr>
        <w:rFonts w:ascii="Noto Sans Symbols" w:eastAsia="Noto Sans Symbols" w:hAnsi="Noto Sans Symbols" w:cs="Noto Sans Symbols"/>
      </w:rPr>
    </w:lvl>
    <w:lvl w:ilvl="7">
      <w:start w:val="1"/>
      <w:numFmt w:val="bullet"/>
      <w:lvlText w:val="o"/>
      <w:lvlJc w:val="left"/>
      <w:pPr>
        <w:ind w:left="6300" w:hanging="360"/>
      </w:pPr>
      <w:rPr>
        <w:rFonts w:ascii="Courier New" w:eastAsia="Courier New" w:hAnsi="Courier New" w:cs="Courier New"/>
      </w:rPr>
    </w:lvl>
    <w:lvl w:ilvl="8">
      <w:start w:val="1"/>
      <w:numFmt w:val="bullet"/>
      <w:lvlText w:val="▪"/>
      <w:lvlJc w:val="left"/>
      <w:pPr>
        <w:ind w:left="7020" w:hanging="360"/>
      </w:pPr>
      <w:rPr>
        <w:rFonts w:ascii="Noto Sans Symbols" w:eastAsia="Noto Sans Symbols" w:hAnsi="Noto Sans Symbols" w:cs="Noto Sans Symbols"/>
      </w:rPr>
    </w:lvl>
  </w:abstractNum>
  <w:abstractNum w:abstractNumId="30" w15:restartNumberingAfterBreak="0">
    <w:nsid w:val="76DA654F"/>
    <w:multiLevelType w:val="multilevel"/>
    <w:tmpl w:val="A92448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F0666D0"/>
    <w:multiLevelType w:val="hybridMultilevel"/>
    <w:tmpl w:val="0A80337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num w:numId="1" w16cid:durableId="1777477867">
    <w:abstractNumId w:val="26"/>
  </w:num>
  <w:num w:numId="2" w16cid:durableId="2084522496">
    <w:abstractNumId w:val="13"/>
  </w:num>
  <w:num w:numId="3" w16cid:durableId="249774812">
    <w:abstractNumId w:val="9"/>
  </w:num>
  <w:num w:numId="4" w16cid:durableId="1658917677">
    <w:abstractNumId w:val="30"/>
  </w:num>
  <w:num w:numId="5" w16cid:durableId="486213210">
    <w:abstractNumId w:val="11"/>
  </w:num>
  <w:num w:numId="6" w16cid:durableId="1205755648">
    <w:abstractNumId w:val="29"/>
  </w:num>
  <w:num w:numId="7" w16cid:durableId="1514416525">
    <w:abstractNumId w:val="7"/>
  </w:num>
  <w:num w:numId="8" w16cid:durableId="1145244030">
    <w:abstractNumId w:val="24"/>
  </w:num>
  <w:num w:numId="9" w16cid:durableId="1107001308">
    <w:abstractNumId w:val="21"/>
  </w:num>
  <w:num w:numId="10" w16cid:durableId="95097830">
    <w:abstractNumId w:val="0"/>
  </w:num>
  <w:num w:numId="11" w16cid:durableId="1814525221">
    <w:abstractNumId w:val="1"/>
  </w:num>
  <w:num w:numId="12" w16cid:durableId="9069637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66979653">
    <w:abstractNumId w:val="25"/>
    <w:lvlOverride w:ilvl="0">
      <w:lvl w:ilvl="0">
        <w:start w:val="1"/>
        <w:numFmt w:val="upperRoman"/>
        <w:suff w:val="space"/>
        <w:lvlText w:val="CHƯƠNG %1."/>
        <w:lvlJc w:val="left"/>
        <w:pPr>
          <w:ind w:left="720" w:hanging="360"/>
        </w:pPr>
        <w:rPr>
          <w:rFonts w:hint="default"/>
          <w:b/>
          <w:i w:val="0"/>
          <w:caps/>
          <w:color w:val="auto"/>
          <w:sz w:val="32"/>
        </w:rPr>
      </w:lvl>
    </w:lvlOverride>
    <w:lvlOverride w:ilvl="1">
      <w:lvl w:ilvl="1">
        <w:start w:val="1"/>
        <w:numFmt w:val="decimal"/>
        <w:lvlText w:val="%2."/>
        <w:lvlJc w:val="left"/>
        <w:pPr>
          <w:ind w:left="1440" w:hanging="720"/>
        </w:pPr>
        <w:rPr>
          <w:rFonts w:hint="default"/>
          <w:b/>
          <w:i w:val="0"/>
          <w:caps w:val="0"/>
          <w:sz w:val="28"/>
        </w:rPr>
      </w:lvl>
    </w:lvlOverride>
    <w:lvlOverride w:ilvl="2">
      <w:lvl w:ilvl="2">
        <w:start w:val="1"/>
        <w:numFmt w:val="decimal"/>
        <w:suff w:val="space"/>
        <w:lvlText w:val="%2.%3."/>
        <w:lvlJc w:val="left"/>
        <w:pPr>
          <w:ind w:left="1800" w:hanging="720"/>
        </w:pPr>
        <w:rPr>
          <w:rFonts w:hint="default"/>
          <w:b/>
        </w:rPr>
      </w:lvl>
    </w:lvlOverride>
    <w:lvlOverride w:ilvl="3">
      <w:lvl w:ilvl="3">
        <w:start w:val="1"/>
        <w:numFmt w:val="decimal"/>
        <w:suff w:val="space"/>
        <w:lvlText w:val="%2.%3.%4."/>
        <w:lvlJc w:val="left"/>
        <w:pPr>
          <w:ind w:left="2520" w:hanging="1080"/>
        </w:pPr>
        <w:rPr>
          <w:rFonts w:hint="default"/>
          <w:b/>
        </w:rPr>
      </w:lvl>
    </w:lvlOverride>
    <w:lvlOverride w:ilvl="4">
      <w:lvl w:ilvl="4">
        <w:start w:val="1"/>
        <w:numFmt w:val="decimal"/>
        <w:isLgl/>
        <w:lvlText w:val="%1.%2.%3.%4.%5."/>
        <w:lvlJc w:val="left"/>
        <w:pPr>
          <w:ind w:left="2880" w:hanging="1080"/>
        </w:pPr>
        <w:rPr>
          <w:rFonts w:hint="default"/>
          <w:b/>
        </w:rPr>
      </w:lvl>
    </w:lvlOverride>
    <w:lvlOverride w:ilvl="5">
      <w:lvl w:ilvl="5">
        <w:start w:val="1"/>
        <w:numFmt w:val="decimal"/>
        <w:isLgl/>
        <w:lvlText w:val="%1.%2.%3.%4.%5.%6."/>
        <w:lvlJc w:val="left"/>
        <w:pPr>
          <w:ind w:left="3600" w:hanging="1440"/>
        </w:pPr>
        <w:rPr>
          <w:rFonts w:hint="default"/>
          <w:b/>
        </w:rPr>
      </w:lvl>
    </w:lvlOverride>
    <w:lvlOverride w:ilvl="6">
      <w:lvl w:ilvl="6">
        <w:start w:val="1"/>
        <w:numFmt w:val="decimal"/>
        <w:isLgl/>
        <w:lvlText w:val="%1.%2.%3.%4.%5.%6.%7."/>
        <w:lvlJc w:val="left"/>
        <w:pPr>
          <w:ind w:left="3960" w:hanging="1440"/>
        </w:pPr>
        <w:rPr>
          <w:rFonts w:hint="default"/>
          <w:b/>
        </w:rPr>
      </w:lvl>
    </w:lvlOverride>
    <w:lvlOverride w:ilvl="7">
      <w:lvl w:ilvl="7">
        <w:start w:val="1"/>
        <w:numFmt w:val="decimal"/>
        <w:isLgl/>
        <w:lvlText w:val="%1.%2.%3.%4.%5.%6.%7.%8."/>
        <w:lvlJc w:val="left"/>
        <w:pPr>
          <w:ind w:left="4680" w:hanging="1800"/>
        </w:pPr>
        <w:rPr>
          <w:rFonts w:hint="default"/>
          <w:b/>
        </w:rPr>
      </w:lvl>
    </w:lvlOverride>
    <w:lvlOverride w:ilvl="8">
      <w:lvl w:ilvl="8">
        <w:start w:val="1"/>
        <w:numFmt w:val="decimal"/>
        <w:isLgl/>
        <w:lvlText w:val="%1.%2.%3.%4.%5.%6.%7.%8.%9."/>
        <w:lvlJc w:val="left"/>
        <w:pPr>
          <w:ind w:left="5040" w:hanging="1800"/>
        </w:pPr>
        <w:rPr>
          <w:rFonts w:hint="default"/>
          <w:b/>
        </w:rPr>
      </w:lvl>
    </w:lvlOverride>
  </w:num>
  <w:num w:numId="14" w16cid:durableId="1296909387">
    <w:abstractNumId w:val="14"/>
  </w:num>
  <w:num w:numId="15" w16cid:durableId="470025206">
    <w:abstractNumId w:val="10"/>
  </w:num>
  <w:num w:numId="16" w16cid:durableId="45445005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037190306">
    <w:abstractNumId w:val="2"/>
  </w:num>
  <w:num w:numId="18" w16cid:durableId="408771858">
    <w:abstractNumId w:val="20"/>
  </w:num>
  <w:num w:numId="19" w16cid:durableId="834494965">
    <w:abstractNumId w:val="19"/>
  </w:num>
  <w:num w:numId="20" w16cid:durableId="1277371411">
    <w:abstractNumId w:val="8"/>
  </w:num>
  <w:num w:numId="21" w16cid:durableId="743650392">
    <w:abstractNumId w:val="18"/>
  </w:num>
  <w:num w:numId="22" w16cid:durableId="1452629697">
    <w:abstractNumId w:val="23"/>
  </w:num>
  <w:num w:numId="23" w16cid:durableId="1584953772">
    <w:abstractNumId w:val="6"/>
  </w:num>
  <w:num w:numId="24" w16cid:durableId="309404620">
    <w:abstractNumId w:val="4"/>
  </w:num>
  <w:num w:numId="25" w16cid:durableId="1026760284">
    <w:abstractNumId w:val="22"/>
  </w:num>
  <w:num w:numId="26" w16cid:durableId="1866597250">
    <w:abstractNumId w:val="17"/>
  </w:num>
  <w:num w:numId="27" w16cid:durableId="1634797058">
    <w:abstractNumId w:val="12"/>
  </w:num>
  <w:num w:numId="28" w16cid:durableId="1275988287">
    <w:abstractNumId w:val="27"/>
  </w:num>
  <w:num w:numId="29" w16cid:durableId="1443382512">
    <w:abstractNumId w:val="28"/>
  </w:num>
  <w:num w:numId="30" w16cid:durableId="1920366364">
    <w:abstractNumId w:val="16"/>
  </w:num>
  <w:num w:numId="31" w16cid:durableId="502860850">
    <w:abstractNumId w:val="31"/>
  </w:num>
  <w:num w:numId="32" w16cid:durableId="1699164413">
    <w:abstractNumId w:val="5"/>
  </w:num>
  <w:num w:numId="33" w16cid:durableId="1922371671">
    <w:abstractNumId w:val="3"/>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ĐÀNG ANH MIN ROG">
    <w15:presenceInfo w15:providerId="Windows Live" w15:userId="329cd500985d24c8"/>
  </w15:person>
  <w15:person w15:author="Toan Bui">
    <w15:presenceInfo w15:providerId="AD" w15:userId="S-1-5-21-1829834854-3009450320-1167722783-294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47E4"/>
    <w:rsid w:val="00007763"/>
    <w:rsid w:val="0006462E"/>
    <w:rsid w:val="00070CB6"/>
    <w:rsid w:val="000764A3"/>
    <w:rsid w:val="00103133"/>
    <w:rsid w:val="0010417A"/>
    <w:rsid w:val="0012421C"/>
    <w:rsid w:val="00155848"/>
    <w:rsid w:val="00156EA9"/>
    <w:rsid w:val="00161E1C"/>
    <w:rsid w:val="00163A01"/>
    <w:rsid w:val="0016780F"/>
    <w:rsid w:val="00194468"/>
    <w:rsid w:val="001A02E0"/>
    <w:rsid w:val="001A1A4B"/>
    <w:rsid w:val="001C277D"/>
    <w:rsid w:val="001C3B3A"/>
    <w:rsid w:val="001E398F"/>
    <w:rsid w:val="001E5E2B"/>
    <w:rsid w:val="001F11A3"/>
    <w:rsid w:val="001F2F0D"/>
    <w:rsid w:val="0021257F"/>
    <w:rsid w:val="00212767"/>
    <w:rsid w:val="00237B32"/>
    <w:rsid w:val="002444E5"/>
    <w:rsid w:val="00250C08"/>
    <w:rsid w:val="00280648"/>
    <w:rsid w:val="00280AE1"/>
    <w:rsid w:val="0028361E"/>
    <w:rsid w:val="00287FB7"/>
    <w:rsid w:val="00297853"/>
    <w:rsid w:val="002B1E62"/>
    <w:rsid w:val="002D05F8"/>
    <w:rsid w:val="002D5B08"/>
    <w:rsid w:val="002E18B7"/>
    <w:rsid w:val="00305CF4"/>
    <w:rsid w:val="003071B0"/>
    <w:rsid w:val="00320DE0"/>
    <w:rsid w:val="00324818"/>
    <w:rsid w:val="003366D8"/>
    <w:rsid w:val="00361B4F"/>
    <w:rsid w:val="00364FFF"/>
    <w:rsid w:val="0037220A"/>
    <w:rsid w:val="00394E93"/>
    <w:rsid w:val="003A6F9C"/>
    <w:rsid w:val="003B623D"/>
    <w:rsid w:val="003E2725"/>
    <w:rsid w:val="003F0F39"/>
    <w:rsid w:val="003F65E1"/>
    <w:rsid w:val="00413D6F"/>
    <w:rsid w:val="004228A7"/>
    <w:rsid w:val="004531FB"/>
    <w:rsid w:val="00463E45"/>
    <w:rsid w:val="00465106"/>
    <w:rsid w:val="0046620B"/>
    <w:rsid w:val="00466998"/>
    <w:rsid w:val="00473DDF"/>
    <w:rsid w:val="004776E6"/>
    <w:rsid w:val="00484EE3"/>
    <w:rsid w:val="004879E7"/>
    <w:rsid w:val="00490211"/>
    <w:rsid w:val="004F7FF7"/>
    <w:rsid w:val="00506DDD"/>
    <w:rsid w:val="00507F09"/>
    <w:rsid w:val="005234DB"/>
    <w:rsid w:val="00523765"/>
    <w:rsid w:val="005447E4"/>
    <w:rsid w:val="00547C4E"/>
    <w:rsid w:val="00573383"/>
    <w:rsid w:val="00581AF3"/>
    <w:rsid w:val="005938D8"/>
    <w:rsid w:val="005A3D2B"/>
    <w:rsid w:val="005C290C"/>
    <w:rsid w:val="005C5BF3"/>
    <w:rsid w:val="005D050F"/>
    <w:rsid w:val="005D1197"/>
    <w:rsid w:val="005D5B7F"/>
    <w:rsid w:val="0060453A"/>
    <w:rsid w:val="00624D2C"/>
    <w:rsid w:val="00652AFE"/>
    <w:rsid w:val="006602AA"/>
    <w:rsid w:val="00672A0D"/>
    <w:rsid w:val="006855F3"/>
    <w:rsid w:val="00695A6E"/>
    <w:rsid w:val="00696414"/>
    <w:rsid w:val="006B0856"/>
    <w:rsid w:val="006D1F18"/>
    <w:rsid w:val="006E6F2D"/>
    <w:rsid w:val="006F280F"/>
    <w:rsid w:val="00703872"/>
    <w:rsid w:val="007330BC"/>
    <w:rsid w:val="00741485"/>
    <w:rsid w:val="00744B36"/>
    <w:rsid w:val="007655D7"/>
    <w:rsid w:val="00765641"/>
    <w:rsid w:val="0078568E"/>
    <w:rsid w:val="007856D4"/>
    <w:rsid w:val="00791C2C"/>
    <w:rsid w:val="0079687C"/>
    <w:rsid w:val="007B08FD"/>
    <w:rsid w:val="007F4AA4"/>
    <w:rsid w:val="00807F65"/>
    <w:rsid w:val="00847200"/>
    <w:rsid w:val="008879F1"/>
    <w:rsid w:val="008929BE"/>
    <w:rsid w:val="008E1301"/>
    <w:rsid w:val="008E633B"/>
    <w:rsid w:val="008F29C7"/>
    <w:rsid w:val="008F7730"/>
    <w:rsid w:val="00954D25"/>
    <w:rsid w:val="00977371"/>
    <w:rsid w:val="00995489"/>
    <w:rsid w:val="009C1409"/>
    <w:rsid w:val="009F3D91"/>
    <w:rsid w:val="00A0561B"/>
    <w:rsid w:val="00A1747E"/>
    <w:rsid w:val="00A2045E"/>
    <w:rsid w:val="00A25356"/>
    <w:rsid w:val="00A30E7C"/>
    <w:rsid w:val="00A5040B"/>
    <w:rsid w:val="00A52DC9"/>
    <w:rsid w:val="00A85AEA"/>
    <w:rsid w:val="00A91B01"/>
    <w:rsid w:val="00AB365D"/>
    <w:rsid w:val="00AE111C"/>
    <w:rsid w:val="00AF4D2B"/>
    <w:rsid w:val="00B335F7"/>
    <w:rsid w:val="00B84FFC"/>
    <w:rsid w:val="00B91CAB"/>
    <w:rsid w:val="00BB67B3"/>
    <w:rsid w:val="00BC1400"/>
    <w:rsid w:val="00BC574E"/>
    <w:rsid w:val="00BD2ECB"/>
    <w:rsid w:val="00BD4BE7"/>
    <w:rsid w:val="00BD5FA5"/>
    <w:rsid w:val="00BE12C3"/>
    <w:rsid w:val="00BE347F"/>
    <w:rsid w:val="00BE663D"/>
    <w:rsid w:val="00C002BF"/>
    <w:rsid w:val="00C04BFC"/>
    <w:rsid w:val="00C20672"/>
    <w:rsid w:val="00C44C97"/>
    <w:rsid w:val="00C50377"/>
    <w:rsid w:val="00C822CD"/>
    <w:rsid w:val="00C84642"/>
    <w:rsid w:val="00C96258"/>
    <w:rsid w:val="00CC6C7A"/>
    <w:rsid w:val="00CE6393"/>
    <w:rsid w:val="00CF022F"/>
    <w:rsid w:val="00D01BF2"/>
    <w:rsid w:val="00D047CA"/>
    <w:rsid w:val="00D14734"/>
    <w:rsid w:val="00D22627"/>
    <w:rsid w:val="00D35265"/>
    <w:rsid w:val="00D4020C"/>
    <w:rsid w:val="00D50CD5"/>
    <w:rsid w:val="00D6713E"/>
    <w:rsid w:val="00D859EA"/>
    <w:rsid w:val="00D94A38"/>
    <w:rsid w:val="00DA37B3"/>
    <w:rsid w:val="00DE134E"/>
    <w:rsid w:val="00DE66C6"/>
    <w:rsid w:val="00DF64AD"/>
    <w:rsid w:val="00E02A9E"/>
    <w:rsid w:val="00E148CB"/>
    <w:rsid w:val="00E54153"/>
    <w:rsid w:val="00E82465"/>
    <w:rsid w:val="00EB4FE5"/>
    <w:rsid w:val="00ED6DAC"/>
    <w:rsid w:val="00ED7483"/>
    <w:rsid w:val="00EF0F8B"/>
    <w:rsid w:val="00F2090E"/>
    <w:rsid w:val="00F30FBF"/>
    <w:rsid w:val="00F35F0A"/>
    <w:rsid w:val="00F36D74"/>
    <w:rsid w:val="00F46159"/>
    <w:rsid w:val="00F51AA5"/>
    <w:rsid w:val="00F52D59"/>
    <w:rsid w:val="00F60D0F"/>
    <w:rsid w:val="00F728BB"/>
    <w:rsid w:val="00F802BB"/>
    <w:rsid w:val="00F86650"/>
    <w:rsid w:val="00F906CF"/>
    <w:rsid w:val="00F92937"/>
    <w:rsid w:val="00F93B44"/>
    <w:rsid w:val="00FA16D8"/>
    <w:rsid w:val="00FB39F1"/>
    <w:rsid w:val="00FC34BD"/>
    <w:rsid w:val="00FE3D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0ABCA6"/>
  <w15:docId w15:val="{5E53299F-A608-476B-8DBD-C66951E43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before="120" w:after="120"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63D"/>
  </w:style>
  <w:style w:type="paragraph" w:styleId="Heading1">
    <w:name w:val="heading 1"/>
    <w:basedOn w:val="Normal"/>
    <w:next w:val="Normal"/>
    <w:link w:val="Heading1Char"/>
    <w:uiPriority w:val="9"/>
    <w:qFormat/>
    <w:rsid w:val="005C290C"/>
    <w:pPr>
      <w:keepNext/>
      <w:keepLines/>
      <w:numPr>
        <w:numId w:val="14"/>
      </w:numPr>
      <w:ind w:left="720"/>
      <w:outlineLvl w:val="0"/>
    </w:pPr>
    <w:rPr>
      <w:b/>
      <w:color w:val="000000" w:themeColor="text1"/>
      <w:sz w:val="32"/>
      <w:szCs w:val="48"/>
    </w:rPr>
  </w:style>
  <w:style w:type="paragraph" w:styleId="Heading2">
    <w:name w:val="heading 2"/>
    <w:basedOn w:val="Normal"/>
    <w:next w:val="Normal"/>
    <w:link w:val="Heading2Char"/>
    <w:uiPriority w:val="9"/>
    <w:unhideWhenUsed/>
    <w:qFormat/>
    <w:rsid w:val="005C290C"/>
    <w:pPr>
      <w:keepNext/>
      <w:keepLines/>
      <w:numPr>
        <w:ilvl w:val="1"/>
        <w:numId w:val="14"/>
      </w:numPr>
      <w:jc w:val="both"/>
      <w:outlineLvl w:val="1"/>
    </w:pPr>
    <w:rPr>
      <w:b/>
      <w:sz w:val="28"/>
      <w:szCs w:val="36"/>
    </w:rPr>
  </w:style>
  <w:style w:type="paragraph" w:styleId="Heading3">
    <w:name w:val="heading 3"/>
    <w:basedOn w:val="Normal"/>
    <w:next w:val="Normal"/>
    <w:link w:val="Heading3Char"/>
    <w:uiPriority w:val="9"/>
    <w:unhideWhenUsed/>
    <w:qFormat/>
    <w:rsid w:val="00D94A38"/>
    <w:pPr>
      <w:keepNext/>
      <w:keepLines/>
      <w:numPr>
        <w:ilvl w:val="2"/>
        <w:numId w:val="14"/>
      </w:numPr>
      <w:tabs>
        <w:tab w:val="left" w:pos="851"/>
      </w:tabs>
      <w:jc w:val="both"/>
      <w:outlineLvl w:val="2"/>
    </w:pPr>
    <w:rPr>
      <w:b/>
      <w:bCs/>
      <w:i/>
      <w:sz w:val="28"/>
      <w:szCs w:val="28"/>
    </w:rPr>
  </w:style>
  <w:style w:type="paragraph" w:styleId="Heading4">
    <w:name w:val="heading 4"/>
    <w:basedOn w:val="Normal"/>
    <w:next w:val="Normal"/>
    <w:link w:val="Heading4Char"/>
    <w:uiPriority w:val="9"/>
    <w:unhideWhenUsed/>
    <w:qFormat/>
    <w:rsid w:val="004228A7"/>
    <w:pPr>
      <w:numPr>
        <w:ilvl w:val="3"/>
        <w:numId w:val="14"/>
      </w:numPr>
      <w:pBdr>
        <w:top w:val="nil"/>
        <w:left w:val="nil"/>
        <w:bottom w:val="nil"/>
        <w:right w:val="nil"/>
        <w:between w:val="nil"/>
      </w:pBdr>
      <w:ind w:left="2520"/>
      <w:jc w:val="both"/>
      <w:outlineLvl w:val="3"/>
    </w:pPr>
    <w:rPr>
      <w:b/>
      <w:sz w:val="26"/>
      <w:szCs w:val="28"/>
    </w:rPr>
  </w:style>
  <w:style w:type="paragraph" w:styleId="Heading5">
    <w:name w:val="heading 5"/>
    <w:basedOn w:val="Normal"/>
    <w:next w:val="Normal"/>
    <w:link w:val="Heading5Char"/>
    <w:uiPriority w:val="9"/>
    <w:semiHidden/>
    <w:unhideWhenUsed/>
    <w:qFormat/>
    <w:rsid w:val="00E31D85"/>
    <w:pPr>
      <w:keepNext/>
      <w:keepLines/>
      <w:tabs>
        <w:tab w:val="num" w:pos="720"/>
      </w:tabs>
      <w:spacing w:before="220" w:after="40"/>
      <w:ind w:left="851"/>
      <w:outlineLvl w:val="4"/>
    </w:pPr>
    <w:rPr>
      <w:b/>
      <w:sz w:val="27"/>
      <w:szCs w:val="22"/>
    </w:rPr>
  </w:style>
  <w:style w:type="paragraph" w:styleId="Heading6">
    <w:name w:val="heading 6"/>
    <w:basedOn w:val="Normal"/>
    <w:next w:val="Normal"/>
    <w:link w:val="Heading6Char"/>
    <w:uiPriority w:val="9"/>
    <w:semiHidden/>
    <w:unhideWhenUsed/>
    <w:qFormat/>
    <w:rsid w:val="008E695B"/>
    <w:pPr>
      <w:keepNext/>
      <w:keepLines/>
      <w:tabs>
        <w:tab w:val="num" w:pos="720"/>
      </w:tabs>
      <w:ind w:left="851"/>
      <w:outlineLvl w:val="5"/>
    </w:pPr>
    <w:rPr>
      <w:b/>
      <w:bCs/>
      <w:sz w:val="27"/>
      <w:szCs w:val="20"/>
    </w:rPr>
  </w:style>
  <w:style w:type="paragraph" w:styleId="Heading7">
    <w:name w:val="heading 7"/>
    <w:basedOn w:val="Normal"/>
    <w:next w:val="Normal"/>
    <w:link w:val="Heading7Char"/>
    <w:autoRedefine/>
    <w:uiPriority w:val="9"/>
    <w:unhideWhenUsed/>
    <w:qFormat/>
    <w:rsid w:val="00E31D85"/>
    <w:pPr>
      <w:keepNext/>
      <w:keepLines/>
      <w:tabs>
        <w:tab w:val="num" w:pos="720"/>
      </w:tabs>
      <w:spacing w:before="40"/>
      <w:ind w:left="851"/>
      <w:outlineLvl w:val="6"/>
    </w:pPr>
    <w:rPr>
      <w:rFonts w:eastAsiaTheme="majorEastAsia" w:cstheme="majorBidi"/>
      <w:b/>
      <w:iCs/>
      <w:sz w:val="27"/>
    </w:rPr>
  </w:style>
  <w:style w:type="paragraph" w:styleId="Heading8">
    <w:name w:val="heading 8"/>
    <w:basedOn w:val="Normal"/>
    <w:next w:val="Normal"/>
    <w:link w:val="Heading8Char"/>
    <w:autoRedefine/>
    <w:uiPriority w:val="9"/>
    <w:unhideWhenUsed/>
    <w:qFormat/>
    <w:rsid w:val="003D6CF6"/>
    <w:pPr>
      <w:keepNext/>
      <w:keepLines/>
      <w:tabs>
        <w:tab w:val="num" w:pos="720"/>
      </w:tabs>
      <w:spacing w:before="40"/>
      <w:ind w:left="851"/>
      <w:outlineLvl w:val="7"/>
    </w:pPr>
    <w:rPr>
      <w:rFonts w:eastAsiaTheme="majorEastAsia" w:cstheme="majorBidi"/>
      <w:b/>
      <w:sz w:val="27"/>
      <w:szCs w:val="21"/>
    </w:rPr>
  </w:style>
  <w:style w:type="paragraph" w:styleId="Heading9">
    <w:name w:val="heading 9"/>
    <w:basedOn w:val="Heading3"/>
    <w:next w:val="Normal"/>
    <w:link w:val="Heading9Char"/>
    <w:autoRedefine/>
    <w:uiPriority w:val="9"/>
    <w:unhideWhenUsed/>
    <w:qFormat/>
    <w:rsid w:val="001A5DA4"/>
    <w:pPr>
      <w:tabs>
        <w:tab w:val="num" w:pos="720"/>
      </w:tabs>
      <w:ind w:left="7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CF081C"/>
    <w:pPr>
      <w:keepNext/>
      <w:keepLines/>
      <w:numPr>
        <w:ilvl w:val="1"/>
        <w:numId w:val="12"/>
      </w:numPr>
    </w:pPr>
    <w:rPr>
      <w:b/>
      <w:sz w:val="27"/>
      <w:szCs w:val="72"/>
    </w:rPr>
  </w:style>
  <w:style w:type="table" w:customStyle="1" w:styleId="TableNormal2">
    <w:name w:val="Table Normal2"/>
    <w:tblPr>
      <w:tblCellMar>
        <w:top w:w="0" w:type="dxa"/>
        <w:left w:w="0" w:type="dxa"/>
        <w:bottom w:w="0" w:type="dxa"/>
        <w:right w:w="0" w:type="dxa"/>
      </w:tblCellMar>
    </w:tblPr>
  </w:style>
  <w:style w:type="paragraph" w:styleId="TOC1">
    <w:name w:val="toc 1"/>
    <w:basedOn w:val="Normal"/>
    <w:next w:val="Normal"/>
    <w:autoRedefine/>
    <w:uiPriority w:val="39"/>
    <w:unhideWhenUsed/>
    <w:qFormat/>
    <w:rsid w:val="00C002BF"/>
    <w:pPr>
      <w:tabs>
        <w:tab w:val="right" w:leader="dot" w:pos="9395"/>
      </w:tabs>
      <w:spacing w:after="0"/>
      <w:pPrChange w:id="0" w:author="ĐÀNG ANH MIN ROG" w:date="2023-06-11T06:53:00Z">
        <w:pPr>
          <w:spacing w:before="120" w:line="360" w:lineRule="auto"/>
        </w:pPr>
      </w:pPrChange>
    </w:pPr>
    <w:rPr>
      <w:rFonts w:cstheme="minorHAnsi"/>
      <w:b/>
      <w:bCs/>
      <w:iCs/>
      <w:sz w:val="26"/>
      <w:rPrChange w:id="0" w:author="ĐÀNG ANH MIN ROG" w:date="2023-06-11T06:53:00Z">
        <w:rPr>
          <w:rFonts w:cstheme="minorHAnsi"/>
          <w:b/>
          <w:bCs/>
          <w:i/>
          <w:iCs/>
          <w:sz w:val="26"/>
          <w:szCs w:val="24"/>
          <w:lang w:val="en-US" w:eastAsia="en-US" w:bidi="ar-SA"/>
        </w:rPr>
      </w:rPrChange>
    </w:rPr>
  </w:style>
  <w:style w:type="paragraph" w:styleId="ListParagraph">
    <w:name w:val="List Paragraph"/>
    <w:basedOn w:val="Normal"/>
    <w:uiPriority w:val="34"/>
    <w:qFormat/>
    <w:rsid w:val="000C358B"/>
    <w:pPr>
      <w:ind w:left="720"/>
      <w:contextualSpacing/>
    </w:pPr>
  </w:style>
  <w:style w:type="paragraph" w:styleId="NormalWeb">
    <w:name w:val="Normal (Web)"/>
    <w:basedOn w:val="Normal"/>
    <w:uiPriority w:val="99"/>
    <w:unhideWhenUsed/>
    <w:rsid w:val="00351F87"/>
    <w:pPr>
      <w:spacing w:before="100" w:beforeAutospacing="1" w:after="100" w:afterAutospacing="1"/>
    </w:pPr>
  </w:style>
  <w:style w:type="paragraph" w:styleId="Header">
    <w:name w:val="header"/>
    <w:basedOn w:val="Normal"/>
    <w:link w:val="HeaderChar"/>
    <w:uiPriority w:val="99"/>
    <w:unhideWhenUsed/>
    <w:rsid w:val="006B7785"/>
    <w:pPr>
      <w:tabs>
        <w:tab w:val="center" w:pos="4680"/>
        <w:tab w:val="right" w:pos="9360"/>
      </w:tabs>
    </w:pPr>
  </w:style>
  <w:style w:type="character" w:customStyle="1" w:styleId="HeaderChar">
    <w:name w:val="Header Char"/>
    <w:basedOn w:val="DefaultParagraphFont"/>
    <w:link w:val="Header"/>
    <w:uiPriority w:val="99"/>
    <w:rsid w:val="006B7785"/>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B7785"/>
    <w:pPr>
      <w:tabs>
        <w:tab w:val="center" w:pos="4680"/>
        <w:tab w:val="right" w:pos="9360"/>
      </w:tabs>
    </w:pPr>
  </w:style>
  <w:style w:type="character" w:customStyle="1" w:styleId="FooterChar">
    <w:name w:val="Footer Char"/>
    <w:basedOn w:val="DefaultParagraphFont"/>
    <w:link w:val="Footer"/>
    <w:uiPriority w:val="99"/>
    <w:rsid w:val="006B7785"/>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91C2C"/>
    <w:rPr>
      <w:b/>
      <w:color w:val="000000" w:themeColor="text1"/>
      <w:sz w:val="32"/>
      <w:szCs w:val="48"/>
    </w:rPr>
  </w:style>
  <w:style w:type="character" w:customStyle="1" w:styleId="Heading2Char">
    <w:name w:val="Heading 2 Char"/>
    <w:basedOn w:val="DefaultParagraphFont"/>
    <w:link w:val="Heading2"/>
    <w:uiPriority w:val="9"/>
    <w:rsid w:val="005C290C"/>
    <w:rPr>
      <w:b/>
      <w:sz w:val="28"/>
      <w:szCs w:val="36"/>
    </w:rPr>
  </w:style>
  <w:style w:type="character" w:customStyle="1" w:styleId="Heading3Char">
    <w:name w:val="Heading 3 Char"/>
    <w:basedOn w:val="DefaultParagraphFont"/>
    <w:link w:val="Heading3"/>
    <w:uiPriority w:val="9"/>
    <w:rsid w:val="00D94A38"/>
    <w:rPr>
      <w:b/>
      <w:bCs/>
      <w:i/>
      <w:sz w:val="28"/>
      <w:szCs w:val="28"/>
    </w:rPr>
  </w:style>
  <w:style w:type="character" w:customStyle="1" w:styleId="Heading4Char">
    <w:name w:val="Heading 4 Char"/>
    <w:basedOn w:val="DefaultParagraphFont"/>
    <w:link w:val="Heading4"/>
    <w:uiPriority w:val="9"/>
    <w:rsid w:val="004228A7"/>
    <w:rPr>
      <w:b/>
      <w:sz w:val="26"/>
      <w:szCs w:val="28"/>
    </w:rPr>
  </w:style>
  <w:style w:type="character" w:customStyle="1" w:styleId="Heading5Char">
    <w:name w:val="Heading 5 Char"/>
    <w:basedOn w:val="DefaultParagraphFont"/>
    <w:link w:val="Heading5"/>
    <w:uiPriority w:val="9"/>
    <w:semiHidden/>
    <w:rsid w:val="00E31D85"/>
    <w:rPr>
      <w:b/>
      <w:sz w:val="27"/>
      <w:szCs w:val="22"/>
    </w:rPr>
  </w:style>
  <w:style w:type="character" w:customStyle="1" w:styleId="Heading6Char">
    <w:name w:val="Heading 6 Char"/>
    <w:basedOn w:val="DefaultParagraphFont"/>
    <w:link w:val="Heading6"/>
    <w:uiPriority w:val="9"/>
    <w:semiHidden/>
    <w:rsid w:val="008E695B"/>
    <w:rPr>
      <w:b/>
      <w:bCs/>
      <w:sz w:val="27"/>
      <w:szCs w:val="20"/>
    </w:rPr>
  </w:style>
  <w:style w:type="character" w:customStyle="1" w:styleId="TitleChar">
    <w:name w:val="Title Char"/>
    <w:basedOn w:val="DefaultParagraphFont"/>
    <w:link w:val="Title"/>
    <w:uiPriority w:val="10"/>
    <w:rsid w:val="00CF081C"/>
    <w:rPr>
      <w:b/>
      <w:sz w:val="27"/>
      <w:szCs w:val="72"/>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23426D"/>
    <w:rPr>
      <w:rFonts w:ascii="Georgia" w:eastAsia="Georgia" w:hAnsi="Georgia" w:cs="Georgia"/>
      <w:i/>
      <w:color w:val="666666"/>
      <w:sz w:val="48"/>
      <w:szCs w:val="48"/>
    </w:rPr>
  </w:style>
  <w:style w:type="table" w:styleId="PlainTable1">
    <w:name w:val="Plain Table 1"/>
    <w:basedOn w:val="TableNormal"/>
    <w:uiPriority w:val="41"/>
    <w:rsid w:val="0020203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0203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20203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20203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uiPriority w:val="39"/>
    <w:rsid w:val="002020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F0782"/>
    <w:rPr>
      <w:color w:val="0563C1" w:themeColor="hyperlink"/>
      <w:u w:val="single"/>
    </w:rPr>
  </w:style>
  <w:style w:type="paragraph" w:styleId="TOCHeading">
    <w:name w:val="TOC Heading"/>
    <w:basedOn w:val="Heading1"/>
    <w:next w:val="Normal"/>
    <w:uiPriority w:val="39"/>
    <w:unhideWhenUsed/>
    <w:qFormat/>
    <w:rsid w:val="00AF0782"/>
    <w:pPr>
      <w:spacing w:before="240" w:after="0" w:line="259" w:lineRule="auto"/>
      <w:outlineLvl w:val="9"/>
    </w:pPr>
    <w:rPr>
      <w:rFonts w:asciiTheme="majorHAnsi" w:eastAsiaTheme="majorEastAsia" w:hAnsiTheme="majorHAnsi" w:cstheme="majorBidi"/>
      <w:b w:val="0"/>
      <w:color w:val="2F5496" w:themeColor="accent1" w:themeShade="BF"/>
      <w:szCs w:val="32"/>
    </w:rPr>
  </w:style>
  <w:style w:type="paragraph" w:styleId="TOC2">
    <w:name w:val="toc 2"/>
    <w:basedOn w:val="Normal"/>
    <w:next w:val="Normal"/>
    <w:autoRedefine/>
    <w:uiPriority w:val="39"/>
    <w:unhideWhenUsed/>
    <w:rsid w:val="00A85C96"/>
    <w:pPr>
      <w:spacing w:after="0"/>
      <w:ind w:left="24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346732"/>
    <w:pPr>
      <w:spacing w:before="0" w:after="0"/>
      <w:ind w:left="480"/>
      <w:jc w:val="left"/>
    </w:pPr>
    <w:rPr>
      <w:rFonts w:asciiTheme="minorHAnsi" w:hAnsiTheme="minorHAnsi" w:cstheme="minorHAnsi"/>
      <w:sz w:val="20"/>
      <w:szCs w:val="20"/>
    </w:rPr>
  </w:style>
  <w:style w:type="paragraph" w:styleId="Caption">
    <w:name w:val="caption"/>
    <w:basedOn w:val="Normal"/>
    <w:next w:val="Normal"/>
    <w:autoRedefine/>
    <w:uiPriority w:val="35"/>
    <w:unhideWhenUsed/>
    <w:qFormat/>
    <w:rsid w:val="001C277D"/>
    <w:pPr>
      <w:spacing w:after="200"/>
      <w:pPrChange w:id="1" w:author="ĐÀNG ANH MIN ROG" w:date="2023-06-11T04:20:00Z">
        <w:pPr>
          <w:spacing w:before="120" w:after="200" w:line="360" w:lineRule="auto"/>
          <w:jc w:val="center"/>
        </w:pPr>
      </w:pPrChange>
    </w:pPr>
    <w:rPr>
      <w:i/>
      <w:iCs/>
      <w:sz w:val="25"/>
      <w:szCs w:val="18"/>
      <w:rPrChange w:id="1" w:author="ĐÀNG ANH MIN ROG" w:date="2023-06-11T04:20:00Z">
        <w:rPr>
          <w:i/>
          <w:iCs/>
          <w:sz w:val="25"/>
          <w:szCs w:val="18"/>
          <w:lang w:val="en-US" w:eastAsia="en-US" w:bidi="ar-SA"/>
        </w:rPr>
      </w:rPrChange>
    </w:rPr>
  </w:style>
  <w:style w:type="paragraph" w:styleId="TableofFigures">
    <w:name w:val="table of figures"/>
    <w:basedOn w:val="Normal"/>
    <w:next w:val="Normal"/>
    <w:uiPriority w:val="99"/>
    <w:unhideWhenUsed/>
    <w:rsid w:val="00CE6393"/>
    <w:pPr>
      <w:spacing w:before="0" w:after="0"/>
      <w:jc w:val="left"/>
      <w:pPrChange w:id="2" w:author="ĐÀNG ANH MIN ROG" w:date="2023-06-11T00:45:00Z">
        <w:pPr>
          <w:spacing w:line="360" w:lineRule="auto"/>
        </w:pPr>
      </w:pPrChange>
    </w:pPr>
    <w:rPr>
      <w:rFonts w:asciiTheme="minorHAnsi" w:hAnsiTheme="minorHAnsi" w:cstheme="minorHAnsi"/>
      <w:i/>
      <w:iCs/>
      <w:sz w:val="20"/>
      <w:szCs w:val="20"/>
      <w:rPrChange w:id="2" w:author="ĐÀNG ANH MIN ROG" w:date="2023-06-11T00:45:00Z">
        <w:rPr>
          <w:rFonts w:cstheme="minorHAnsi"/>
          <w:i/>
          <w:iCs/>
          <w:sz w:val="26"/>
          <w:lang w:val="en-US" w:eastAsia="en-US" w:bidi="ar-SA"/>
        </w:rPr>
      </w:rPrChange>
    </w:rPr>
  </w:style>
  <w:style w:type="paragraph" w:styleId="TOC4">
    <w:name w:val="toc 4"/>
    <w:basedOn w:val="Normal"/>
    <w:next w:val="Normal"/>
    <w:autoRedefine/>
    <w:uiPriority w:val="39"/>
    <w:unhideWhenUsed/>
    <w:rsid w:val="00346732"/>
    <w:pPr>
      <w:spacing w:before="0" w:after="0"/>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346732"/>
    <w:pPr>
      <w:spacing w:before="0" w:after="0"/>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A85C96"/>
    <w:pPr>
      <w:spacing w:before="0" w:after="0"/>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346732"/>
    <w:pPr>
      <w:spacing w:before="0" w:after="0"/>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346732"/>
    <w:pPr>
      <w:spacing w:before="0"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3F5A97"/>
    <w:pPr>
      <w:spacing w:before="0" w:after="0"/>
      <w:ind w:left="1920"/>
      <w:jc w:val="left"/>
    </w:pPr>
    <w:rPr>
      <w:rFonts w:asciiTheme="minorHAnsi" w:hAnsiTheme="minorHAnsi" w:cstheme="minorHAnsi"/>
      <w:sz w:val="20"/>
      <w:szCs w:val="20"/>
    </w:rPr>
  </w:style>
  <w:style w:type="character" w:styleId="UnresolvedMention">
    <w:name w:val="Unresolved Mention"/>
    <w:basedOn w:val="DefaultParagraphFont"/>
    <w:uiPriority w:val="99"/>
    <w:semiHidden/>
    <w:unhideWhenUsed/>
    <w:rsid w:val="003F5A97"/>
    <w:rPr>
      <w:color w:val="605E5C"/>
      <w:shd w:val="clear" w:color="auto" w:fill="E1DFDD"/>
    </w:rPr>
  </w:style>
  <w:style w:type="character" w:customStyle="1" w:styleId="apple-tab-span">
    <w:name w:val="apple-tab-span"/>
    <w:basedOn w:val="DefaultParagraphFont"/>
    <w:rsid w:val="009761CB"/>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character" w:customStyle="1" w:styleId="Heading7Char">
    <w:name w:val="Heading 7 Char"/>
    <w:basedOn w:val="DefaultParagraphFont"/>
    <w:link w:val="Heading7"/>
    <w:uiPriority w:val="9"/>
    <w:rsid w:val="00E31D85"/>
    <w:rPr>
      <w:rFonts w:eastAsiaTheme="majorEastAsia" w:cstheme="majorBidi"/>
      <w:b/>
      <w:iCs/>
      <w:sz w:val="27"/>
    </w:rPr>
  </w:style>
  <w:style w:type="character" w:customStyle="1" w:styleId="Heading8Char">
    <w:name w:val="Heading 8 Char"/>
    <w:basedOn w:val="DefaultParagraphFont"/>
    <w:link w:val="Heading8"/>
    <w:uiPriority w:val="9"/>
    <w:rsid w:val="003D6CF6"/>
    <w:rPr>
      <w:rFonts w:eastAsiaTheme="majorEastAsia" w:cstheme="majorBidi"/>
      <w:b/>
      <w:sz w:val="27"/>
      <w:szCs w:val="21"/>
    </w:rPr>
  </w:style>
  <w:style w:type="character" w:customStyle="1" w:styleId="Heading9Char">
    <w:name w:val="Heading 9 Char"/>
    <w:basedOn w:val="DefaultParagraphFont"/>
    <w:link w:val="Heading9"/>
    <w:uiPriority w:val="9"/>
    <w:rsid w:val="001A5DA4"/>
    <w:rPr>
      <w:b/>
      <w:bCs/>
      <w:i/>
      <w:sz w:val="28"/>
      <w:szCs w:val="28"/>
    </w:rPr>
  </w:style>
  <w:style w:type="numbering" w:customStyle="1" w:styleId="DanhsachHintai1">
    <w:name w:val="Danh sách Hiện tại1"/>
    <w:uiPriority w:val="99"/>
    <w:rsid w:val="004511B2"/>
  </w:style>
  <w:style w:type="table" w:customStyle="1" w:styleId="af">
    <w:basedOn w:val="TableNormal2"/>
    <w:tblPr>
      <w:tblStyleRowBandSize w:val="1"/>
      <w:tblStyleColBandSize w:val="1"/>
      <w:tblCellMar>
        <w:top w:w="100" w:type="dxa"/>
        <w:left w:w="100" w:type="dxa"/>
        <w:bottom w:w="100" w:type="dxa"/>
        <w:right w:w="100" w:type="dxa"/>
      </w:tblCellMar>
    </w:tblPr>
  </w:style>
  <w:style w:type="table" w:customStyle="1" w:styleId="af0">
    <w:basedOn w:val="TableNormal2"/>
    <w:tblPr>
      <w:tblStyleRowBandSize w:val="1"/>
      <w:tblStyleColBandSize w:val="1"/>
      <w:tblCellMar>
        <w:top w:w="100" w:type="dxa"/>
        <w:left w:w="100" w:type="dxa"/>
        <w:bottom w:w="100" w:type="dxa"/>
        <w:right w:w="100" w:type="dxa"/>
      </w:tblCellMar>
    </w:tblPr>
  </w:style>
  <w:style w:type="table" w:customStyle="1" w:styleId="af1">
    <w:basedOn w:val="TableNormal2"/>
    <w:pPr>
      <w:spacing w:after="0" w:line="240" w:lineRule="auto"/>
    </w:pPr>
    <w:tblPr>
      <w:tblStyleRowBandSize w:val="1"/>
      <w:tblStyleColBandSize w:val="1"/>
      <w:tblCellMar>
        <w:left w:w="108" w:type="dxa"/>
        <w:right w:w="108" w:type="dxa"/>
      </w:tblCellMar>
    </w:tblPr>
  </w:style>
  <w:style w:type="table" w:customStyle="1" w:styleId="af2">
    <w:basedOn w:val="TableNormal2"/>
    <w:pPr>
      <w:spacing w:after="0" w:line="240" w:lineRule="auto"/>
    </w:pPr>
    <w:tblPr>
      <w:tblStyleRowBandSize w:val="1"/>
      <w:tblStyleColBandSize w:val="1"/>
      <w:tblCellMar>
        <w:left w:w="108" w:type="dxa"/>
        <w:right w:w="108" w:type="dxa"/>
      </w:tblCellMar>
    </w:tblPr>
  </w:style>
  <w:style w:type="table" w:customStyle="1" w:styleId="af3">
    <w:basedOn w:val="TableNormal2"/>
    <w:pPr>
      <w:spacing w:after="0" w:line="240" w:lineRule="auto"/>
    </w:pPr>
    <w:tblPr>
      <w:tblStyleRowBandSize w:val="1"/>
      <w:tblStyleColBandSize w:val="1"/>
      <w:tblCellMar>
        <w:left w:w="108" w:type="dxa"/>
        <w:right w:w="108" w:type="dxa"/>
      </w:tblCellMar>
    </w:tblPr>
  </w:style>
  <w:style w:type="table" w:customStyle="1" w:styleId="af4">
    <w:basedOn w:val="TableNormal2"/>
    <w:pPr>
      <w:spacing w:after="0" w:line="240" w:lineRule="auto"/>
    </w:pPr>
    <w:tblPr>
      <w:tblStyleRowBandSize w:val="1"/>
      <w:tblStyleColBandSize w:val="1"/>
      <w:tblCellMar>
        <w:left w:w="108" w:type="dxa"/>
        <w:right w:w="108" w:type="dxa"/>
      </w:tblCellMar>
    </w:tblPr>
  </w:style>
  <w:style w:type="table" w:customStyle="1" w:styleId="af5">
    <w:basedOn w:val="TableNormal2"/>
    <w:pPr>
      <w:spacing w:after="0" w:line="240" w:lineRule="auto"/>
    </w:pPr>
    <w:tblPr>
      <w:tblStyleRowBandSize w:val="1"/>
      <w:tblStyleColBandSize w:val="1"/>
      <w:tblCellMar>
        <w:left w:w="108" w:type="dxa"/>
        <w:right w:w="108" w:type="dxa"/>
      </w:tblCellMar>
    </w:tblPr>
  </w:style>
  <w:style w:type="table" w:customStyle="1" w:styleId="af6">
    <w:basedOn w:val="TableNormal2"/>
    <w:pPr>
      <w:spacing w:after="0" w:line="240" w:lineRule="auto"/>
    </w:pPr>
    <w:tblPr>
      <w:tblStyleRowBandSize w:val="1"/>
      <w:tblStyleColBandSize w:val="1"/>
      <w:tblCellMar>
        <w:left w:w="108" w:type="dxa"/>
        <w:right w:w="108" w:type="dxa"/>
      </w:tblCellMar>
    </w:tblPr>
  </w:style>
  <w:style w:type="table" w:customStyle="1" w:styleId="af7">
    <w:basedOn w:val="TableNormal2"/>
    <w:pPr>
      <w:spacing w:after="0" w:line="240" w:lineRule="auto"/>
    </w:pPr>
    <w:tblPr>
      <w:tblStyleRowBandSize w:val="1"/>
      <w:tblStyleColBandSize w:val="1"/>
      <w:tblCellMar>
        <w:left w:w="108" w:type="dxa"/>
        <w:right w:w="108" w:type="dxa"/>
      </w:tblCellMar>
    </w:tblPr>
  </w:style>
  <w:style w:type="table" w:customStyle="1" w:styleId="af8">
    <w:basedOn w:val="TableNormal2"/>
    <w:pPr>
      <w:spacing w:after="0" w:line="240" w:lineRule="auto"/>
    </w:pPr>
    <w:tblPr>
      <w:tblStyleRowBandSize w:val="1"/>
      <w:tblStyleColBandSize w:val="1"/>
      <w:tblCellMar>
        <w:left w:w="108" w:type="dxa"/>
        <w:right w:w="108" w:type="dxa"/>
      </w:tblCellMar>
    </w:tblPr>
  </w:style>
  <w:style w:type="table" w:customStyle="1" w:styleId="af9">
    <w:basedOn w:val="TableNormal2"/>
    <w:pPr>
      <w:spacing w:after="0" w:line="240" w:lineRule="auto"/>
    </w:pPr>
    <w:tblPr>
      <w:tblStyleRowBandSize w:val="1"/>
      <w:tblStyleColBandSize w:val="1"/>
      <w:tblCellMar>
        <w:left w:w="108" w:type="dxa"/>
        <w:right w:w="108" w:type="dxa"/>
      </w:tblCellMar>
    </w:tblPr>
  </w:style>
  <w:style w:type="table" w:customStyle="1" w:styleId="afa">
    <w:basedOn w:val="TableNormal2"/>
    <w:pPr>
      <w:spacing w:after="0" w:line="240" w:lineRule="auto"/>
    </w:pPr>
    <w:tblPr>
      <w:tblStyleRowBandSize w:val="1"/>
      <w:tblStyleColBandSize w:val="1"/>
      <w:tblCellMar>
        <w:left w:w="108" w:type="dxa"/>
        <w:right w:w="108" w:type="dxa"/>
      </w:tblCellMar>
    </w:tblPr>
  </w:style>
  <w:style w:type="table" w:customStyle="1" w:styleId="afb">
    <w:basedOn w:val="TableNormal2"/>
    <w:pPr>
      <w:spacing w:after="0" w:line="240" w:lineRule="auto"/>
    </w:pPr>
    <w:tblPr>
      <w:tblStyleRowBandSize w:val="1"/>
      <w:tblStyleColBandSize w:val="1"/>
      <w:tblCellMar>
        <w:left w:w="108" w:type="dxa"/>
        <w:right w:w="108" w:type="dxa"/>
      </w:tblCellMar>
    </w:tblPr>
  </w:style>
  <w:style w:type="character" w:styleId="Strong">
    <w:name w:val="Strong"/>
    <w:basedOn w:val="DefaultParagraphFont"/>
    <w:uiPriority w:val="22"/>
    <w:qFormat/>
    <w:rsid w:val="00490211"/>
    <w:rPr>
      <w:b/>
      <w:bCs/>
    </w:rPr>
  </w:style>
  <w:style w:type="character" w:styleId="Emphasis">
    <w:name w:val="Emphasis"/>
    <w:basedOn w:val="DefaultParagraphFont"/>
    <w:uiPriority w:val="20"/>
    <w:qFormat/>
    <w:rsid w:val="00490211"/>
    <w:rPr>
      <w:i/>
      <w:iCs/>
    </w:rPr>
  </w:style>
  <w:style w:type="paragraph" w:styleId="Revision">
    <w:name w:val="Revision"/>
    <w:hidden/>
    <w:uiPriority w:val="99"/>
    <w:semiHidden/>
    <w:rsid w:val="005938D8"/>
    <w:pPr>
      <w:spacing w:before="0" w:after="0" w:line="240" w:lineRule="auto"/>
      <w:jc w:val="left"/>
    </w:pPr>
  </w:style>
  <w:style w:type="character" w:styleId="CommentReference">
    <w:name w:val="annotation reference"/>
    <w:basedOn w:val="DefaultParagraphFont"/>
    <w:uiPriority w:val="99"/>
    <w:semiHidden/>
    <w:unhideWhenUsed/>
    <w:rsid w:val="005938D8"/>
    <w:rPr>
      <w:sz w:val="16"/>
      <w:szCs w:val="16"/>
    </w:rPr>
  </w:style>
  <w:style w:type="paragraph" w:styleId="CommentText">
    <w:name w:val="annotation text"/>
    <w:basedOn w:val="Normal"/>
    <w:link w:val="CommentTextChar"/>
    <w:uiPriority w:val="99"/>
    <w:semiHidden/>
    <w:unhideWhenUsed/>
    <w:rsid w:val="005938D8"/>
    <w:pPr>
      <w:spacing w:line="240" w:lineRule="auto"/>
    </w:pPr>
    <w:rPr>
      <w:sz w:val="20"/>
      <w:szCs w:val="20"/>
    </w:rPr>
  </w:style>
  <w:style w:type="character" w:customStyle="1" w:styleId="CommentTextChar">
    <w:name w:val="Comment Text Char"/>
    <w:basedOn w:val="DefaultParagraphFont"/>
    <w:link w:val="CommentText"/>
    <w:uiPriority w:val="99"/>
    <w:semiHidden/>
    <w:rsid w:val="005938D8"/>
    <w:rPr>
      <w:sz w:val="20"/>
      <w:szCs w:val="20"/>
    </w:rPr>
  </w:style>
  <w:style w:type="paragraph" w:styleId="CommentSubject">
    <w:name w:val="annotation subject"/>
    <w:basedOn w:val="CommentText"/>
    <w:next w:val="CommentText"/>
    <w:link w:val="CommentSubjectChar"/>
    <w:uiPriority w:val="99"/>
    <w:semiHidden/>
    <w:unhideWhenUsed/>
    <w:rsid w:val="005938D8"/>
    <w:rPr>
      <w:b/>
      <w:bCs/>
    </w:rPr>
  </w:style>
  <w:style w:type="character" w:customStyle="1" w:styleId="CommentSubjectChar">
    <w:name w:val="Comment Subject Char"/>
    <w:basedOn w:val="CommentTextChar"/>
    <w:link w:val="CommentSubject"/>
    <w:uiPriority w:val="99"/>
    <w:semiHidden/>
    <w:rsid w:val="005938D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989969">
      <w:bodyDiv w:val="1"/>
      <w:marLeft w:val="0"/>
      <w:marRight w:val="0"/>
      <w:marTop w:val="0"/>
      <w:marBottom w:val="0"/>
      <w:divBdr>
        <w:top w:val="none" w:sz="0" w:space="0" w:color="auto"/>
        <w:left w:val="none" w:sz="0" w:space="0" w:color="auto"/>
        <w:bottom w:val="none" w:sz="0" w:space="0" w:color="auto"/>
        <w:right w:val="none" w:sz="0" w:space="0" w:color="auto"/>
      </w:divBdr>
    </w:div>
    <w:div w:id="1220938178">
      <w:bodyDiv w:val="1"/>
      <w:marLeft w:val="0"/>
      <w:marRight w:val="0"/>
      <w:marTop w:val="0"/>
      <w:marBottom w:val="0"/>
      <w:divBdr>
        <w:top w:val="none" w:sz="0" w:space="0" w:color="auto"/>
        <w:left w:val="none" w:sz="0" w:space="0" w:color="auto"/>
        <w:bottom w:val="none" w:sz="0" w:space="0" w:color="auto"/>
        <w:right w:val="none" w:sz="0" w:space="0" w:color="auto"/>
      </w:divBdr>
    </w:div>
    <w:div w:id="1461387673">
      <w:bodyDiv w:val="1"/>
      <w:marLeft w:val="0"/>
      <w:marRight w:val="0"/>
      <w:marTop w:val="0"/>
      <w:marBottom w:val="0"/>
      <w:divBdr>
        <w:top w:val="none" w:sz="0" w:space="0" w:color="auto"/>
        <w:left w:val="none" w:sz="0" w:space="0" w:color="auto"/>
        <w:bottom w:val="none" w:sz="0" w:space="0" w:color="auto"/>
        <w:right w:val="none" w:sz="0" w:space="0" w:color="auto"/>
      </w:divBdr>
    </w:div>
    <w:div w:id="1600790961">
      <w:bodyDiv w:val="1"/>
      <w:marLeft w:val="0"/>
      <w:marRight w:val="0"/>
      <w:marTop w:val="0"/>
      <w:marBottom w:val="0"/>
      <w:divBdr>
        <w:top w:val="none" w:sz="0" w:space="0" w:color="auto"/>
        <w:left w:val="none" w:sz="0" w:space="0" w:color="auto"/>
        <w:bottom w:val="none" w:sz="0" w:space="0" w:color="auto"/>
        <w:right w:val="none" w:sz="0" w:space="0" w:color="auto"/>
      </w:divBdr>
    </w:div>
    <w:div w:id="17217856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hyperlink" Target="https://viblo.asia/p/fastapi-phan-1-gioi-thieu-va-setup-moi-truong-WR5JRxjQVGv" TargetMode="External"/><Relationship Id="rId42" Type="http://schemas.microsoft.com/office/2011/relationships/people" Target="people.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thuvientailieu.vn/tai-lieu/do-an-phan-tich-thiet-ke-he-thong-quan-li-tien-dien-3919/"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luanvan.net.vn/luan-van/de-tai-phan-tich-thiet-ke-he-thong-quan-ly-tien-dien-cua-mot-xa-52824/" TargetMode="Externa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bvag.com.vn/wp-content/uploads/2013/01/k2_attachments_PHAN-TICH-HOI-QUY-TUYEN-TINH-DON-GIAN.pdf" TargetMode="External"/><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aws.amazon.com/vi/what-is/linear-regression/" TargetMode="Externa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GTCNq8VSxofF4EDu97S1yKKeMg==">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87AD313-3FAB-401E-B7F7-DEBE852C2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1</Pages>
  <Words>7650</Words>
  <Characters>43610</Characters>
  <Application>Microsoft Office Word</Application>
  <DocSecurity>0</DocSecurity>
  <Lines>363</Lines>
  <Paragraphs>102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51158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ĐÀNG ANH MIN ROG</dc:creator>
  <cp:lastModifiedBy>phan anh</cp:lastModifiedBy>
  <cp:revision>24</cp:revision>
  <cp:lastPrinted>2023-12-28T11:02:00Z</cp:lastPrinted>
  <dcterms:created xsi:type="dcterms:W3CDTF">2023-12-15T09:27:00Z</dcterms:created>
  <dcterms:modified xsi:type="dcterms:W3CDTF">2023-12-28T11:05:00Z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491e53dd1a6b4d2984602070a4c415af7d81db9c03bedc79cd6de6796eeb2300</vt:lpwstr>
  </property>
</Properties>
</file>